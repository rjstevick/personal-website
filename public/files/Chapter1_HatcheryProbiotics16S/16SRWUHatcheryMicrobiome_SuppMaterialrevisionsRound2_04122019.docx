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17E99" w14:textId="77777777" w:rsidR="00654E8F" w:rsidRPr="001549D3" w:rsidRDefault="00654E8F" w:rsidP="0001436A">
      <w:pPr>
        <w:pStyle w:val="SupplementaryMaterial"/>
        <w:rPr>
          <w:b w:val="0"/>
        </w:rPr>
      </w:pPr>
      <w:r w:rsidRPr="001549D3">
        <w:t>Supplementary Material</w:t>
      </w:r>
    </w:p>
    <w:p w14:paraId="429B466D" w14:textId="77777777" w:rsidR="00F417D9" w:rsidRPr="00994A3D" w:rsidRDefault="00F417D9" w:rsidP="00994A3D">
      <w:pPr>
        <w:spacing w:before="240" w:after="0"/>
        <w:rPr>
          <w:rFonts w:cs="Times New Roman"/>
        </w:rPr>
      </w:pPr>
    </w:p>
    <w:p w14:paraId="5206685E" w14:textId="77777777" w:rsidR="00994A3D" w:rsidRDefault="00654E8F" w:rsidP="00370B75">
      <w:pPr>
        <w:pStyle w:val="Heading1"/>
      </w:pPr>
      <w:r w:rsidRPr="00994A3D">
        <w:t xml:space="preserve">Supplementary </w:t>
      </w:r>
      <w:r w:rsidR="00370B75">
        <w:t>Figures</w:t>
      </w:r>
    </w:p>
    <w:p w14:paraId="69A99F62" w14:textId="57A94F2B" w:rsidR="00507851" w:rsidRDefault="00507851" w:rsidP="00370B75">
      <w:r>
        <w:rPr>
          <w:noProof/>
        </w:rPr>
        <w:drawing>
          <wp:inline distT="0" distB="0" distL="0" distR="0" wp14:anchorId="1401933A" wp14:editId="46AC493F">
            <wp:extent cx="6167967" cy="3324401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90" cy="333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D948" w14:textId="4D1F8DE1" w:rsidR="00507851" w:rsidRDefault="00507851" w:rsidP="00507851">
      <w:pPr>
        <w:keepNext/>
        <w:rPr>
          <w:rFonts w:cs="Times New Roman"/>
          <w:szCs w:val="24"/>
        </w:rPr>
      </w:pPr>
      <w:r w:rsidRPr="0001436A">
        <w:rPr>
          <w:rFonts w:cs="Times New Roman"/>
          <w:b/>
          <w:szCs w:val="24"/>
        </w:rPr>
        <w:t xml:space="preserve">Supplementary Figure </w:t>
      </w:r>
      <w:r w:rsidRPr="0001436A">
        <w:rPr>
          <w:rFonts w:cs="Times New Roman"/>
          <w:b/>
          <w:szCs w:val="24"/>
        </w:rPr>
        <w:fldChar w:fldCharType="begin"/>
      </w:r>
      <w:r w:rsidRPr="0001436A">
        <w:rPr>
          <w:rFonts w:cs="Times New Roman"/>
          <w:b/>
          <w:szCs w:val="24"/>
        </w:rPr>
        <w:instrText xml:space="preserve"> SEQ Figure \* ARABIC </w:instrText>
      </w:r>
      <w:r w:rsidRPr="0001436A">
        <w:rPr>
          <w:rFonts w:cs="Times New Roman"/>
          <w:b/>
          <w:szCs w:val="24"/>
        </w:rPr>
        <w:fldChar w:fldCharType="separate"/>
      </w:r>
      <w:r w:rsidR="00C72459">
        <w:rPr>
          <w:rFonts w:cs="Times New Roman"/>
          <w:b/>
          <w:noProof/>
          <w:szCs w:val="24"/>
        </w:rPr>
        <w:t>1</w:t>
      </w:r>
      <w:r w:rsidRPr="0001436A">
        <w:rPr>
          <w:rFonts w:cs="Times New Roman"/>
          <w:b/>
          <w:szCs w:val="24"/>
        </w:rPr>
        <w:fldChar w:fldCharType="end"/>
      </w:r>
      <w:r w:rsidRPr="0001436A">
        <w:rPr>
          <w:rFonts w:cs="Times New Roman"/>
          <w:b/>
          <w:szCs w:val="24"/>
        </w:rPr>
        <w:t>.</w:t>
      </w:r>
      <w:r w:rsidRPr="001549D3">
        <w:rPr>
          <w:rFonts w:cs="Times New Roman"/>
          <w:szCs w:val="24"/>
        </w:rPr>
        <w:t xml:space="preserve"> </w:t>
      </w:r>
      <w:r w:rsidR="00F417D9" w:rsidRPr="00F417D9">
        <w:rPr>
          <w:rFonts w:cs="Times New Roman"/>
          <w:szCs w:val="24"/>
        </w:rPr>
        <w:t>Rarefaction curve from all water samples from all three Trials based on taxonomic classification at the order level.</w:t>
      </w:r>
    </w:p>
    <w:p w14:paraId="07810677" w14:textId="7BE1B73A" w:rsidR="00F417D9" w:rsidRDefault="00F417D9" w:rsidP="00507851">
      <w:pPr>
        <w:keepNext/>
        <w:rPr>
          <w:rFonts w:cs="Times New Roman"/>
          <w:b/>
          <w:szCs w:val="24"/>
        </w:rPr>
      </w:pPr>
    </w:p>
    <w:p w14:paraId="1D3F2E86" w14:textId="77777777" w:rsidR="00F417D9" w:rsidRPr="002B4A57" w:rsidRDefault="00F417D9" w:rsidP="00507851">
      <w:pPr>
        <w:keepNext/>
        <w:rPr>
          <w:rFonts w:cs="Times New Roman"/>
          <w:b/>
          <w:szCs w:val="24"/>
        </w:rPr>
      </w:pPr>
    </w:p>
    <w:p w14:paraId="154F1132" w14:textId="77777777" w:rsidR="00507851" w:rsidRDefault="00507851" w:rsidP="00370B75"/>
    <w:p w14:paraId="268C20BB" w14:textId="60A10B42" w:rsidR="00507851" w:rsidRDefault="00507851" w:rsidP="009C504A">
      <w:pPr>
        <w:spacing w:after="0"/>
      </w:pPr>
      <w:r>
        <w:rPr>
          <w:noProof/>
        </w:rPr>
        <w:lastRenderedPageBreak/>
        <w:drawing>
          <wp:inline distT="0" distB="0" distL="0" distR="0" wp14:anchorId="089E7075" wp14:editId="414CF3EC">
            <wp:extent cx="6202045" cy="324294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FF45" w14:textId="7F921265" w:rsidR="00F417D9" w:rsidRDefault="00F417D9" w:rsidP="009C504A">
      <w:pPr>
        <w:spacing w:before="0"/>
      </w:pPr>
      <w:r w:rsidRPr="00F417D9">
        <w:rPr>
          <w:b/>
        </w:rPr>
        <w:t>Supplementary Figure 2.</w:t>
      </w:r>
      <w:r>
        <w:t xml:space="preserve"> </w:t>
      </w:r>
      <w:r w:rsidRPr="00F417D9">
        <w:t>The relative abundances of the 20 most abundant orders in oyster, swab, and water samples from Trial 1.</w:t>
      </w:r>
    </w:p>
    <w:p w14:paraId="21D8AB06" w14:textId="77777777" w:rsidR="00B22FFD" w:rsidRDefault="00B22FFD" w:rsidP="00B22FFD">
      <w:pPr>
        <w:spacing w:before="0" w:after="0"/>
      </w:pPr>
    </w:p>
    <w:p w14:paraId="1CAE3E43" w14:textId="41924EAB" w:rsidR="00507851" w:rsidRDefault="00B22FFD" w:rsidP="00B22FFD">
      <w:pPr>
        <w:spacing w:before="0"/>
        <w:jc w:val="center"/>
      </w:pPr>
      <w:r>
        <w:rPr>
          <w:noProof/>
        </w:rPr>
        <w:drawing>
          <wp:inline distT="0" distB="0" distL="0" distR="0" wp14:anchorId="734CDA1C" wp14:editId="51C4A245">
            <wp:extent cx="4517314" cy="27897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251" cy="280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0607" w14:textId="2641FFFB" w:rsidR="004D699E" w:rsidRDefault="004D699E" w:rsidP="00370B75">
      <w:r w:rsidRPr="004D699E">
        <w:rPr>
          <w:b/>
        </w:rPr>
        <w:t>Supplementary Figure 3.</w:t>
      </w:r>
      <w:r>
        <w:t xml:space="preserve"> </w:t>
      </w:r>
      <w:r w:rsidRPr="004D699E">
        <w:t>NMDS plot visualization of Bray-Curtis beta-diversity (k=2) at the Order level by Treatment or Water Source of water samples from Trial 3. The ellipse lines show the 95% confidence interval. The water group is indicated by colors (control=light blue dashed, probiotic treatment=dark red dotted, inflow=grey solid, outflow=black solid) and sampling timepoints are indicated by symbols. The inflow water (water piped directly from the environment into the hatchery) and outflow water (inflow water UV-treated and sterilized) are significantly distinct groups, separate from the experimental samples.</w:t>
      </w:r>
      <w:r w:rsidR="00C27CF8" w:rsidRPr="00C27CF8">
        <w:t xml:space="preserve"> </w:t>
      </w:r>
      <w:r w:rsidR="00C27CF8">
        <w:t>p-value indicates significance of grouping</w:t>
      </w:r>
      <w:r w:rsidR="00CF113B">
        <w:t>s</w:t>
      </w:r>
      <w:r w:rsidR="00C27CF8">
        <w:t xml:space="preserve"> with adonis2 </w:t>
      </w:r>
      <w:r w:rsidR="00C27CF8" w:rsidRPr="00422CCE">
        <w:t>Permutational Multivariate Analysis of Variance Using Distance Matrices test</w:t>
      </w:r>
      <w:r w:rsidR="00C27CF8">
        <w:t>.</w:t>
      </w:r>
    </w:p>
    <w:p w14:paraId="5ADEC0FA" w14:textId="643006AD" w:rsidR="00370B75" w:rsidRDefault="00507851" w:rsidP="00370B75">
      <w:r>
        <w:rPr>
          <w:noProof/>
        </w:rPr>
        <w:lastRenderedPageBreak/>
        <w:drawing>
          <wp:inline distT="0" distB="0" distL="0" distR="0" wp14:anchorId="7B7273BF" wp14:editId="217D0612">
            <wp:extent cx="6205855" cy="3195955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2710" w14:textId="3653C2C3" w:rsidR="00370B75" w:rsidRDefault="004D699E" w:rsidP="00370B75">
      <w:r w:rsidRPr="004D699E">
        <w:rPr>
          <w:b/>
        </w:rPr>
        <w:t>Supplementary Figure 4.</w:t>
      </w:r>
      <w:r>
        <w:t xml:space="preserve"> </w:t>
      </w:r>
      <w:r w:rsidRPr="004D699E">
        <w:t xml:space="preserve">Percent abundances of </w:t>
      </w:r>
      <w:r w:rsidRPr="004D699E">
        <w:rPr>
          <w:i/>
          <w:iCs/>
        </w:rPr>
        <w:t>Vibrio</w:t>
      </w:r>
      <w:r w:rsidRPr="004D699E">
        <w:t xml:space="preserve"> species in all sample types in Trial 1. The total abundance of sequencing reads is shown in the bar graph. The structure of total </w:t>
      </w:r>
      <w:r w:rsidRPr="004D699E">
        <w:rPr>
          <w:i/>
          <w:iCs/>
        </w:rPr>
        <w:t>Vibrios</w:t>
      </w:r>
      <w:r w:rsidRPr="004D699E">
        <w:t xml:space="preserve"> is different based on the sample type and time point.</w:t>
      </w:r>
    </w:p>
    <w:p w14:paraId="46637753" w14:textId="77777777" w:rsidR="004D6086" w:rsidRDefault="004D6086" w:rsidP="00370B75"/>
    <w:p w14:paraId="50B691B2" w14:textId="36E74601" w:rsidR="00507851" w:rsidRDefault="00507851" w:rsidP="00370B75">
      <w:r>
        <w:rPr>
          <w:noProof/>
        </w:rPr>
        <w:drawing>
          <wp:inline distT="0" distB="0" distL="0" distR="0" wp14:anchorId="61756835" wp14:editId="702B9CE8">
            <wp:extent cx="6202045" cy="31242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D6E5" w14:textId="39282D7A" w:rsidR="000A3710" w:rsidRDefault="004D699E" w:rsidP="00E20FFE">
      <w:pPr>
        <w:rPr>
          <w:rFonts w:eastAsia="Cambria" w:cs="Times New Roman"/>
          <w:b/>
          <w:szCs w:val="24"/>
        </w:rPr>
      </w:pPr>
      <w:r w:rsidRPr="003B5ECF">
        <w:rPr>
          <w:b/>
        </w:rPr>
        <w:t>Supplementary Figure 5.</w:t>
      </w:r>
      <w:r>
        <w:t xml:space="preserve"> </w:t>
      </w:r>
      <w:r w:rsidR="003B5ECF" w:rsidRPr="003B5ECF">
        <w:t xml:space="preserve">Percent abundances of </w:t>
      </w:r>
      <w:r w:rsidR="003B5ECF" w:rsidRPr="003B5ECF">
        <w:rPr>
          <w:i/>
          <w:iCs/>
        </w:rPr>
        <w:t>Vibrio</w:t>
      </w:r>
      <w:r w:rsidR="003B5ECF" w:rsidRPr="003B5ECF">
        <w:t xml:space="preserve"> species in rearing water samples from all 3 Trials. The total abundance of sequencing reads is shown in the bar graph. The structure of total </w:t>
      </w:r>
      <w:r w:rsidR="003B5ECF" w:rsidRPr="003B5ECF">
        <w:rPr>
          <w:i/>
          <w:iCs/>
        </w:rPr>
        <w:t>Vibrio</w:t>
      </w:r>
      <w:r w:rsidR="003B5ECF" w:rsidRPr="003B5ECF">
        <w:t xml:space="preserve"> counts in the rearing water is different between Trials and changes over time.</w:t>
      </w:r>
      <w:r w:rsidR="000A3710">
        <w:br w:type="page"/>
      </w:r>
    </w:p>
    <w:p w14:paraId="798EEEB7" w14:textId="60312F56" w:rsidR="0020379E" w:rsidRPr="00FC42D2" w:rsidRDefault="00654E8F" w:rsidP="00FC42D2">
      <w:pPr>
        <w:pStyle w:val="Heading1"/>
      </w:pPr>
      <w:r w:rsidRPr="00994A3D">
        <w:lastRenderedPageBreak/>
        <w:t>Supplementary Tables</w:t>
      </w:r>
    </w:p>
    <w:p w14:paraId="3DB44387" w14:textId="3943CFA5" w:rsidR="00994A3D" w:rsidRDefault="00994A3D" w:rsidP="002B4A57">
      <w:pPr>
        <w:keepNext/>
        <w:rPr>
          <w:rFonts w:cs="Times New Roman"/>
          <w:szCs w:val="24"/>
        </w:rPr>
      </w:pPr>
      <w:r w:rsidRPr="0001436A">
        <w:rPr>
          <w:rFonts w:cs="Times New Roman"/>
          <w:b/>
          <w:szCs w:val="24"/>
        </w:rPr>
        <w:t xml:space="preserve">Supplementary </w:t>
      </w:r>
      <w:r w:rsidR="004D6086">
        <w:rPr>
          <w:rFonts w:cs="Times New Roman"/>
          <w:b/>
          <w:szCs w:val="24"/>
        </w:rPr>
        <w:t>Table</w:t>
      </w:r>
      <w:r w:rsidRPr="0001436A">
        <w:rPr>
          <w:rFonts w:cs="Times New Roman"/>
          <w:b/>
          <w:szCs w:val="24"/>
        </w:rPr>
        <w:t xml:space="preserve"> </w:t>
      </w:r>
      <w:r w:rsidR="00FE5C83">
        <w:rPr>
          <w:rFonts w:cs="Times New Roman"/>
          <w:b/>
          <w:szCs w:val="24"/>
        </w:rPr>
        <w:t>1</w:t>
      </w:r>
      <w:r w:rsidRPr="0001436A">
        <w:rPr>
          <w:rFonts w:cs="Times New Roman"/>
          <w:b/>
          <w:szCs w:val="24"/>
        </w:rPr>
        <w:t>.</w:t>
      </w:r>
      <w:r w:rsidRPr="001549D3">
        <w:rPr>
          <w:rFonts w:cs="Times New Roman"/>
          <w:szCs w:val="24"/>
        </w:rPr>
        <w:t xml:space="preserve"> </w:t>
      </w:r>
      <w:r w:rsidR="005B609B" w:rsidRPr="005B609B">
        <w:rPr>
          <w:rFonts w:cs="Times New Roman"/>
          <w:szCs w:val="24"/>
        </w:rPr>
        <w:t>Kruskal-Wallis Rank Sum Tes</w:t>
      </w:r>
      <w:r w:rsidR="005B609B">
        <w:rPr>
          <w:rFonts w:cs="Times New Roman"/>
          <w:szCs w:val="24"/>
        </w:rPr>
        <w:t xml:space="preserve">t </w:t>
      </w:r>
      <w:r w:rsidR="007319A2" w:rsidRPr="007319A2">
        <w:rPr>
          <w:rFonts w:cs="Times New Roman"/>
          <w:szCs w:val="24"/>
        </w:rPr>
        <w:t xml:space="preserve">for </w:t>
      </w:r>
      <w:r w:rsidR="00FB49AC">
        <w:rPr>
          <w:rFonts w:cs="Times New Roman"/>
          <w:szCs w:val="24"/>
        </w:rPr>
        <w:t xml:space="preserve">percent </w:t>
      </w:r>
      <w:r w:rsidR="007319A2" w:rsidRPr="007319A2">
        <w:rPr>
          <w:rFonts w:cs="Times New Roman"/>
          <w:szCs w:val="24"/>
        </w:rPr>
        <w:t>abundance</w:t>
      </w:r>
      <w:r w:rsidR="00BA2914">
        <w:rPr>
          <w:rFonts w:cs="Times New Roman"/>
          <w:szCs w:val="24"/>
        </w:rPr>
        <w:t>s</w:t>
      </w:r>
      <w:r w:rsidR="007319A2" w:rsidRPr="007319A2">
        <w:rPr>
          <w:rFonts w:cs="Times New Roman"/>
          <w:szCs w:val="24"/>
        </w:rPr>
        <w:t xml:space="preserve"> of </w:t>
      </w:r>
      <w:r w:rsidR="007319A2" w:rsidRPr="007319A2">
        <w:rPr>
          <w:rFonts w:cs="Times New Roman"/>
          <w:i/>
          <w:iCs/>
          <w:szCs w:val="24"/>
        </w:rPr>
        <w:t>Proteobacteria</w:t>
      </w:r>
      <w:r w:rsidR="00BA2914">
        <w:rPr>
          <w:rFonts w:cs="Times New Roman"/>
          <w:szCs w:val="24"/>
        </w:rPr>
        <w:t xml:space="preserve">, </w:t>
      </w:r>
      <w:r w:rsidR="007319A2" w:rsidRPr="007319A2">
        <w:rPr>
          <w:rFonts w:cs="Times New Roman"/>
          <w:i/>
          <w:iCs/>
          <w:szCs w:val="24"/>
        </w:rPr>
        <w:t>Cyanobacteria</w:t>
      </w:r>
      <w:r w:rsidR="00384B5F">
        <w:rPr>
          <w:rFonts w:cs="Times New Roman"/>
          <w:iCs/>
          <w:szCs w:val="24"/>
        </w:rPr>
        <w:t xml:space="preserve">, and </w:t>
      </w:r>
      <w:r w:rsidR="00384B5F">
        <w:rPr>
          <w:rFonts w:cs="Times New Roman"/>
          <w:i/>
          <w:iCs/>
          <w:szCs w:val="24"/>
        </w:rPr>
        <w:t xml:space="preserve">Bacteroidetes </w:t>
      </w:r>
      <w:r w:rsidR="007319A2" w:rsidRPr="007319A2">
        <w:rPr>
          <w:rFonts w:cs="Times New Roman"/>
          <w:szCs w:val="24"/>
        </w:rPr>
        <w:t>by Sample Type</w:t>
      </w:r>
      <w:r w:rsidR="007319A2">
        <w:rPr>
          <w:rFonts w:cs="Times New Roman"/>
          <w:szCs w:val="24"/>
        </w:rPr>
        <w:t xml:space="preserve"> from all trials</w:t>
      </w:r>
      <w:r w:rsidR="007319A2" w:rsidRPr="007319A2">
        <w:rPr>
          <w:rFonts w:cs="Times New Roman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953"/>
        <w:gridCol w:w="1954"/>
        <w:gridCol w:w="1007"/>
      </w:tblGrid>
      <w:tr w:rsidR="003C276F" w14:paraId="27B56188" w14:textId="77777777" w:rsidTr="006E57EF">
        <w:tc>
          <w:tcPr>
            <w:tcW w:w="8820" w:type="dxa"/>
            <w:gridSpan w:val="5"/>
            <w:shd w:val="clear" w:color="auto" w:fill="D9D9D9" w:themeFill="background1" w:themeFillShade="D9"/>
          </w:tcPr>
          <w:p w14:paraId="4FA27D7F" w14:textId="28BCCAB2" w:rsidR="003C276F" w:rsidRPr="003C276F" w:rsidRDefault="003C276F" w:rsidP="005353FF">
            <w:pPr>
              <w:keepNext/>
              <w:spacing w:before="0" w:after="0" w:line="276" w:lineRule="auto"/>
              <w:rPr>
                <w:rFonts w:cs="Times New Roman"/>
                <w:b/>
                <w:i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&lt;All Trials – </w:t>
            </w:r>
            <w:r>
              <w:rPr>
                <w:rFonts w:cs="Times New Roman"/>
                <w:b/>
                <w:i/>
                <w:szCs w:val="24"/>
              </w:rPr>
              <w:t>Proteobacteria &gt;</w:t>
            </w:r>
          </w:p>
        </w:tc>
      </w:tr>
      <w:tr w:rsidR="003C276F" w14:paraId="4353098F" w14:textId="77777777" w:rsidTr="006E57EF">
        <w:tc>
          <w:tcPr>
            <w:tcW w:w="1953" w:type="dxa"/>
          </w:tcPr>
          <w:p w14:paraId="746B6390" w14:textId="77777777" w:rsidR="003C276F" w:rsidRDefault="003C276F" w:rsidP="005353F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</w:tcPr>
          <w:p w14:paraId="56D77E40" w14:textId="3BB0BD38" w:rsidR="003C276F" w:rsidRDefault="006E57EF" w:rsidP="005353F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</w:tcPr>
          <w:p w14:paraId="24134FAB" w14:textId="5858DA22" w:rsidR="003C276F" w:rsidRDefault="006E57EF" w:rsidP="005353F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</w:tcPr>
          <w:p w14:paraId="13E4149D" w14:textId="3E292826" w:rsidR="003C276F" w:rsidRDefault="006E57EF" w:rsidP="005353F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</w:tcPr>
          <w:p w14:paraId="2FF77512" w14:textId="77777777" w:rsidR="003C276F" w:rsidRDefault="003C276F" w:rsidP="005353F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2D48C4" w:rsidRPr="00934AB7" w14:paraId="625A289A" w14:textId="77777777" w:rsidTr="005320A8">
        <w:tc>
          <w:tcPr>
            <w:tcW w:w="1953" w:type="dxa"/>
            <w:tcBorders>
              <w:bottom w:val="nil"/>
            </w:tcBorders>
          </w:tcPr>
          <w:p w14:paraId="63A27A81" w14:textId="21660E77" w:rsidR="002D48C4" w:rsidRPr="00934AB7" w:rsidRDefault="002D48C4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 w:rsidRPr="00934AB7">
              <w:rPr>
                <w:rFonts w:cs="Times New Roman"/>
                <w:szCs w:val="24"/>
              </w:rPr>
              <w:t>Sample Type</w:t>
            </w:r>
          </w:p>
        </w:tc>
        <w:tc>
          <w:tcPr>
            <w:tcW w:w="1953" w:type="dxa"/>
            <w:tcBorders>
              <w:bottom w:val="nil"/>
            </w:tcBorders>
          </w:tcPr>
          <w:p w14:paraId="6B42929C" w14:textId="6ACCB1D3" w:rsidR="002D48C4" w:rsidRPr="00934AB7" w:rsidRDefault="002D48C4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953" w:type="dxa"/>
            <w:tcBorders>
              <w:bottom w:val="nil"/>
            </w:tcBorders>
          </w:tcPr>
          <w:p w14:paraId="73FF4C27" w14:textId="70029553" w:rsidR="002D48C4" w:rsidRPr="00934AB7" w:rsidRDefault="002D48C4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52.745</w:t>
            </w:r>
          </w:p>
        </w:tc>
        <w:tc>
          <w:tcPr>
            <w:tcW w:w="1954" w:type="dxa"/>
            <w:tcBorders>
              <w:bottom w:val="nil"/>
            </w:tcBorders>
            <w:vAlign w:val="bottom"/>
          </w:tcPr>
          <w:p w14:paraId="24195A26" w14:textId="1F111E54" w:rsidR="002D48C4" w:rsidRPr="00934AB7" w:rsidRDefault="002D48C4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 w:rsidRPr="00BD4DD0">
              <w:rPr>
                <w:rFonts w:cs="Times New Roman"/>
                <w:szCs w:val="24"/>
              </w:rPr>
              <w:t>3.521e-12</w:t>
            </w:r>
          </w:p>
        </w:tc>
        <w:tc>
          <w:tcPr>
            <w:tcW w:w="1007" w:type="dxa"/>
            <w:tcBorders>
              <w:bottom w:val="nil"/>
            </w:tcBorders>
            <w:vAlign w:val="bottom"/>
          </w:tcPr>
          <w:p w14:paraId="7BA41F85" w14:textId="7E280132" w:rsidR="002D48C4" w:rsidRPr="00934AB7" w:rsidRDefault="002D48C4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 w:rsidRPr="00853943">
              <w:rPr>
                <w:rFonts w:cs="Times New Roman"/>
                <w:szCs w:val="24"/>
              </w:rPr>
              <w:t>***</w:t>
            </w:r>
          </w:p>
        </w:tc>
      </w:tr>
      <w:tr w:rsidR="005320A8" w:rsidRPr="00934AB7" w14:paraId="50EC7BCC" w14:textId="77777777" w:rsidTr="005320A8"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016FB35E" w14:textId="6DF26EBD" w:rsidR="005320A8" w:rsidRPr="00934AB7" w:rsidRDefault="005320A8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3540D6C5" w14:textId="20F9A477" w:rsidR="005320A8" w:rsidRDefault="008F798B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137C1132" w14:textId="0D07979E" w:rsidR="005320A8" w:rsidRDefault="00FF39D2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0.75065</w:t>
            </w:r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  <w:vAlign w:val="bottom"/>
          </w:tcPr>
          <w:p w14:paraId="19AC710A" w14:textId="4DF46D00" w:rsidR="005320A8" w:rsidRPr="00BD4DD0" w:rsidRDefault="00FF39D2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0.3863</w:t>
            </w:r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  <w:vAlign w:val="bottom"/>
          </w:tcPr>
          <w:p w14:paraId="07793B81" w14:textId="77777777" w:rsidR="005320A8" w:rsidRPr="00853943" w:rsidRDefault="005320A8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E7114C" w:rsidRPr="003C276F" w14:paraId="2F90043A" w14:textId="77777777" w:rsidTr="005320A8">
        <w:tc>
          <w:tcPr>
            <w:tcW w:w="8820" w:type="dxa"/>
            <w:gridSpan w:val="5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992CB5A" w14:textId="4F1852DE" w:rsidR="00E7114C" w:rsidRPr="003C276F" w:rsidRDefault="00E7114C" w:rsidP="005353F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>&lt;</w:t>
            </w:r>
            <w:r>
              <w:rPr>
                <w:rFonts w:cs="Times New Roman"/>
                <w:b/>
                <w:szCs w:val="24"/>
              </w:rPr>
              <w:t xml:space="preserve"> All Trials – </w:t>
            </w:r>
            <w:r>
              <w:rPr>
                <w:rFonts w:cs="Times New Roman"/>
                <w:b/>
                <w:i/>
                <w:szCs w:val="24"/>
              </w:rPr>
              <w:t>Cyanobacteria</w:t>
            </w:r>
            <w:r w:rsidRPr="003C276F">
              <w:rPr>
                <w:rFonts w:cs="Times New Roman"/>
                <w:b/>
                <w:szCs w:val="24"/>
              </w:rPr>
              <w:t xml:space="preserve"> &gt;</w:t>
            </w:r>
          </w:p>
        </w:tc>
      </w:tr>
      <w:tr w:rsidR="00E7114C" w14:paraId="2ED80EF2" w14:textId="77777777" w:rsidTr="008966CE">
        <w:tc>
          <w:tcPr>
            <w:tcW w:w="1953" w:type="dxa"/>
            <w:tcBorders>
              <w:bottom w:val="single" w:sz="4" w:space="0" w:color="auto"/>
            </w:tcBorders>
          </w:tcPr>
          <w:p w14:paraId="42FEF851" w14:textId="77777777" w:rsidR="00E7114C" w:rsidRDefault="00E7114C" w:rsidP="005353F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4A890DB2" w14:textId="77777777" w:rsidR="00E7114C" w:rsidRDefault="00E7114C" w:rsidP="005353F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06DF5071" w14:textId="77777777" w:rsidR="00E7114C" w:rsidRDefault="00E7114C" w:rsidP="005353F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401DAC4F" w14:textId="77777777" w:rsidR="00E7114C" w:rsidRDefault="00E7114C" w:rsidP="005353F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4D682173" w14:textId="77777777" w:rsidR="00E7114C" w:rsidRDefault="00E7114C" w:rsidP="005353F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E7114C" w:rsidRPr="00934AB7" w14:paraId="54E3AE5E" w14:textId="77777777" w:rsidTr="008966CE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31C22F69" w14:textId="0F788934" w:rsidR="00341747" w:rsidRPr="00934AB7" w:rsidRDefault="00341747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Sample Type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01A18C4A" w14:textId="1491ECD0" w:rsidR="00E7114C" w:rsidRPr="00934AB7" w:rsidRDefault="00C42250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2D8FAEC1" w14:textId="627F7B9C" w:rsidR="00E7114C" w:rsidRPr="00934AB7" w:rsidRDefault="00C42250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 w:rsidRPr="00C42250">
              <w:rPr>
                <w:rFonts w:cs="Times New Roman"/>
                <w:szCs w:val="24"/>
              </w:rPr>
              <w:t>33.113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7C2FDA9B" w14:textId="6D1CFFCD" w:rsidR="00E7114C" w:rsidRPr="00934AB7" w:rsidRDefault="00C42250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 w:rsidRPr="00C42250">
              <w:rPr>
                <w:rFonts w:cs="Times New Roman"/>
                <w:szCs w:val="24"/>
              </w:rPr>
              <w:t>6.451e-08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52E2765D" w14:textId="6306278C" w:rsidR="00E7114C" w:rsidRPr="00934AB7" w:rsidRDefault="00C42250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***</w:t>
            </w:r>
          </w:p>
        </w:tc>
      </w:tr>
      <w:tr w:rsidR="00181877" w:rsidRPr="00934AB7" w14:paraId="12A2587D" w14:textId="77777777" w:rsidTr="00054D48">
        <w:tc>
          <w:tcPr>
            <w:tcW w:w="1953" w:type="dxa"/>
            <w:tcBorders>
              <w:top w:val="nil"/>
              <w:bottom w:val="nil"/>
            </w:tcBorders>
          </w:tcPr>
          <w:p w14:paraId="327FE651" w14:textId="3B1784CD" w:rsidR="00181877" w:rsidRDefault="00181877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6FB37E86" w14:textId="104E759B" w:rsidR="00181877" w:rsidRDefault="00181877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5409D75C" w14:textId="0F9805D3" w:rsidR="00181877" w:rsidRPr="00C42250" w:rsidRDefault="00181877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0.093506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1897C7DB" w14:textId="441764FA" w:rsidR="00181877" w:rsidRPr="005353FF" w:rsidRDefault="00181877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0.7598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11DAD176" w14:textId="77777777" w:rsidR="00181877" w:rsidRDefault="00181877" w:rsidP="005353F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737DC3" w:rsidRPr="003C276F" w14:paraId="6C7B00BA" w14:textId="77777777" w:rsidTr="003E0AB3">
        <w:tc>
          <w:tcPr>
            <w:tcW w:w="8820" w:type="dxa"/>
            <w:gridSpan w:val="5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5CE7568" w14:textId="5034855C" w:rsidR="00737DC3" w:rsidRPr="003C276F" w:rsidRDefault="00737DC3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>&lt;</w:t>
            </w:r>
            <w:r>
              <w:rPr>
                <w:rFonts w:cs="Times New Roman"/>
                <w:b/>
                <w:szCs w:val="24"/>
              </w:rPr>
              <w:t xml:space="preserve"> All Trials – </w:t>
            </w:r>
            <w:r w:rsidR="0007148F">
              <w:rPr>
                <w:rFonts w:cs="Times New Roman"/>
                <w:b/>
                <w:i/>
                <w:szCs w:val="24"/>
              </w:rPr>
              <w:t>Bacteroidetes</w:t>
            </w:r>
            <w:r w:rsidRPr="003C276F">
              <w:rPr>
                <w:rFonts w:cs="Times New Roman"/>
                <w:b/>
                <w:szCs w:val="24"/>
              </w:rPr>
              <w:t xml:space="preserve"> &gt;</w:t>
            </w:r>
          </w:p>
        </w:tc>
      </w:tr>
      <w:tr w:rsidR="00737DC3" w14:paraId="42FEF080" w14:textId="77777777" w:rsidTr="003E0AB3">
        <w:tc>
          <w:tcPr>
            <w:tcW w:w="1953" w:type="dxa"/>
            <w:tcBorders>
              <w:bottom w:val="single" w:sz="4" w:space="0" w:color="auto"/>
            </w:tcBorders>
          </w:tcPr>
          <w:p w14:paraId="45D7D9A1" w14:textId="77777777" w:rsidR="00737DC3" w:rsidRDefault="00737DC3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04C4CB49" w14:textId="77777777" w:rsidR="00737DC3" w:rsidRDefault="00737DC3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0CB7622D" w14:textId="77777777" w:rsidR="00737DC3" w:rsidRDefault="00737DC3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723E03BA" w14:textId="77777777" w:rsidR="00737DC3" w:rsidRDefault="00737DC3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5021FD4A" w14:textId="77777777" w:rsidR="00737DC3" w:rsidRDefault="00737DC3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737DC3" w:rsidRPr="00934AB7" w14:paraId="795DCA44" w14:textId="77777777" w:rsidTr="00AB6911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495D3890" w14:textId="77777777" w:rsidR="00737DC3" w:rsidRPr="00934AB7" w:rsidRDefault="00737DC3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Sample Type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184FD2E4" w14:textId="77777777" w:rsidR="00737DC3" w:rsidRPr="00934AB7" w:rsidRDefault="00737DC3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495A41DB" w14:textId="7B04CBC6" w:rsidR="00737DC3" w:rsidRPr="00934AB7" w:rsidRDefault="00B24633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63.422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269D3DE9" w14:textId="3714F6A5" w:rsidR="00737DC3" w:rsidRPr="00934AB7" w:rsidRDefault="00B24633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1.691e-14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795CD4D4" w14:textId="77777777" w:rsidR="00737DC3" w:rsidRPr="00934AB7" w:rsidRDefault="00737DC3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***</w:t>
            </w:r>
          </w:p>
        </w:tc>
      </w:tr>
      <w:tr w:rsidR="00737DC3" w:rsidRPr="00934AB7" w14:paraId="782508E1" w14:textId="77777777" w:rsidTr="00AB6911"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32106EFC" w14:textId="77777777" w:rsidR="00737DC3" w:rsidRDefault="00737DC3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3B7E8EE4" w14:textId="77777777" w:rsidR="00737DC3" w:rsidRDefault="00737DC3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013C9667" w14:textId="72ADAEAF" w:rsidR="00737DC3" w:rsidRPr="00C42250" w:rsidRDefault="00B54DCC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0.23442</w:t>
            </w:r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0C628B2B" w14:textId="6143FDBE" w:rsidR="00737DC3" w:rsidRPr="005353FF" w:rsidRDefault="00B54DCC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0.6283</w:t>
            </w:r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3B81A85F" w14:textId="77777777" w:rsidR="00737DC3" w:rsidRDefault="00737DC3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</w:tbl>
    <w:p w14:paraId="7F18F82C" w14:textId="7B68D498" w:rsidR="003C276F" w:rsidRDefault="003C276F" w:rsidP="002B4A57">
      <w:pPr>
        <w:keepNext/>
        <w:rPr>
          <w:rFonts w:cs="Times New Roman"/>
          <w:szCs w:val="24"/>
        </w:rPr>
      </w:pPr>
    </w:p>
    <w:p w14:paraId="7FB0BDA1" w14:textId="77777777" w:rsidR="0020379E" w:rsidRDefault="0020379E" w:rsidP="002B4A57">
      <w:pPr>
        <w:keepNext/>
        <w:rPr>
          <w:rFonts w:cs="Times New Roman"/>
          <w:szCs w:val="24"/>
        </w:rPr>
      </w:pPr>
    </w:p>
    <w:p w14:paraId="5FFF1A6F" w14:textId="24914869" w:rsidR="00BD0D61" w:rsidRDefault="00BD0D61" w:rsidP="002B4A57">
      <w:pPr>
        <w:keepNext/>
        <w:rPr>
          <w:rFonts w:cs="Times New Roman"/>
          <w:szCs w:val="24"/>
        </w:rPr>
      </w:pPr>
      <w:r w:rsidRPr="0001436A">
        <w:rPr>
          <w:rFonts w:cs="Times New Roman"/>
          <w:b/>
          <w:szCs w:val="24"/>
        </w:rPr>
        <w:t xml:space="preserve">Supplementary </w:t>
      </w:r>
      <w:r>
        <w:rPr>
          <w:rFonts w:cs="Times New Roman"/>
          <w:b/>
          <w:szCs w:val="24"/>
        </w:rPr>
        <w:t>Table</w:t>
      </w:r>
      <w:r w:rsidRPr="0001436A"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>2</w:t>
      </w:r>
      <w:r w:rsidRPr="0001436A">
        <w:rPr>
          <w:rFonts w:cs="Times New Roman"/>
          <w:b/>
          <w:szCs w:val="24"/>
        </w:rPr>
        <w:t>.</w:t>
      </w:r>
      <w:r w:rsidRPr="001549D3">
        <w:rPr>
          <w:rFonts w:cs="Times New Roman"/>
          <w:szCs w:val="24"/>
        </w:rPr>
        <w:t xml:space="preserve"> </w:t>
      </w:r>
      <w:r w:rsidR="00DD4874" w:rsidRPr="005B609B">
        <w:rPr>
          <w:rFonts w:cs="Times New Roman"/>
          <w:szCs w:val="24"/>
        </w:rPr>
        <w:t>Kruskal-Wallis Rank Sum Tes</w:t>
      </w:r>
      <w:r w:rsidR="00DD4874">
        <w:rPr>
          <w:rFonts w:cs="Times New Roman"/>
          <w:szCs w:val="24"/>
        </w:rPr>
        <w:t xml:space="preserve">t </w:t>
      </w:r>
      <w:r w:rsidR="0049242B" w:rsidRPr="0049242B">
        <w:rPr>
          <w:rFonts w:cs="Times New Roman"/>
          <w:szCs w:val="24"/>
        </w:rPr>
        <w:t>for the Simpson’s Index of Diversity values by Trial, Sample Type, Day, and/or Treatment.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953"/>
        <w:gridCol w:w="1954"/>
        <w:gridCol w:w="1007"/>
      </w:tblGrid>
      <w:tr w:rsidR="006A25E9" w:rsidRPr="003C276F" w14:paraId="030FE9F5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098D0BF2" w14:textId="0F91F069" w:rsidR="006A25E9" w:rsidRPr="003C276F" w:rsidRDefault="006A25E9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="00522EDE" w:rsidRPr="0049242B">
              <w:rPr>
                <w:rFonts w:cs="Times New Roman"/>
                <w:b/>
                <w:bCs/>
                <w:szCs w:val="24"/>
              </w:rPr>
              <w:t xml:space="preserve">All Trials – Simpson’s Index of Diversity </w:t>
            </w:r>
            <w:r w:rsidRPr="003C276F">
              <w:rPr>
                <w:rFonts w:cs="Times New Roman"/>
                <w:b/>
                <w:szCs w:val="24"/>
              </w:rPr>
              <w:t>&gt;</w:t>
            </w:r>
          </w:p>
        </w:tc>
      </w:tr>
      <w:tr w:rsidR="006A25E9" w14:paraId="4796EC9F" w14:textId="77777777" w:rsidTr="00705F33">
        <w:tc>
          <w:tcPr>
            <w:tcW w:w="1953" w:type="dxa"/>
            <w:tcBorders>
              <w:bottom w:val="single" w:sz="4" w:space="0" w:color="auto"/>
            </w:tcBorders>
          </w:tcPr>
          <w:p w14:paraId="148F0179" w14:textId="77777777" w:rsidR="006A25E9" w:rsidRDefault="006A25E9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4D382B8B" w14:textId="77777777" w:rsidR="006A25E9" w:rsidRDefault="006A25E9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7EEB40E5" w14:textId="77777777" w:rsidR="006A25E9" w:rsidRDefault="006A25E9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22258362" w14:textId="77777777" w:rsidR="006A25E9" w:rsidRDefault="006A25E9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142E198D" w14:textId="77777777" w:rsidR="006A25E9" w:rsidRDefault="006A25E9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6A25E9" w:rsidRPr="00934AB7" w14:paraId="159990C1" w14:textId="77777777" w:rsidTr="00705F33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040064A9" w14:textId="62704558" w:rsidR="006A25E9" w:rsidRPr="00934AB7" w:rsidRDefault="009A0E3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Trial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1E225328" w14:textId="48D3670E" w:rsidR="006A25E9" w:rsidRPr="00934AB7" w:rsidRDefault="0026457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25DCDC02" w14:textId="6502F7A0" w:rsidR="006A25E9" w:rsidRPr="00934AB7" w:rsidRDefault="0026457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38.553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24F0EE3A" w14:textId="44CBC285" w:rsidR="006A25E9" w:rsidRPr="00934AB7" w:rsidRDefault="0026457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4.25e-09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49EFF512" w14:textId="43C49DA1" w:rsidR="006A25E9" w:rsidRPr="00934AB7" w:rsidRDefault="00C43759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***</w:t>
            </w:r>
          </w:p>
        </w:tc>
      </w:tr>
      <w:tr w:rsidR="009A0E30" w:rsidRPr="00934AB7" w14:paraId="437E2788" w14:textId="77777777" w:rsidTr="00705F33"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6114FB56" w14:textId="07F73773" w:rsidR="009A0E30" w:rsidRDefault="009A0E3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Trial – water only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7CFB0F5E" w14:textId="6AAC7A97" w:rsidR="009A0E30" w:rsidRPr="00934AB7" w:rsidRDefault="00E94D8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46899663" w14:textId="3892A67F" w:rsidR="009A0E30" w:rsidRPr="00934AB7" w:rsidRDefault="00176A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24.809</w:t>
            </w:r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275B3CF1" w14:textId="2B9DFE17" w:rsidR="009A0E30" w:rsidRPr="00934AB7" w:rsidRDefault="00176A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4.099e-06</w:t>
            </w:r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723DAF62" w14:textId="29BB206B" w:rsidR="009A0E30" w:rsidRPr="00934AB7" w:rsidRDefault="00BF0A4E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***</w:t>
            </w:r>
          </w:p>
        </w:tc>
      </w:tr>
      <w:tr w:rsidR="009A0E30" w:rsidRPr="00934AB7" w14:paraId="18F05409" w14:textId="77777777" w:rsidTr="00705F33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2B0BCABC" w14:textId="4615BCE1" w:rsidR="009A0E30" w:rsidRDefault="009A0E3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Type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7E6D650F" w14:textId="30ACB453" w:rsidR="009A0E30" w:rsidRPr="00934AB7" w:rsidRDefault="00707C6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45CAFDB0" w14:textId="5C19C21A" w:rsidR="009A0E30" w:rsidRPr="00934AB7" w:rsidRDefault="00707C6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51.932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177331EA" w14:textId="1F3C95A0" w:rsidR="009A0E30" w:rsidRPr="00934AB7" w:rsidRDefault="00707C6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5.285e-12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394EA3D7" w14:textId="6FA6BD3D" w:rsidR="009A0E30" w:rsidRPr="00934AB7" w:rsidRDefault="00707C6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***</w:t>
            </w:r>
          </w:p>
        </w:tc>
      </w:tr>
      <w:tr w:rsidR="009A0E30" w:rsidRPr="00934AB7" w14:paraId="24E74EB9" w14:textId="77777777" w:rsidTr="00705F33">
        <w:tc>
          <w:tcPr>
            <w:tcW w:w="1953" w:type="dxa"/>
            <w:tcBorders>
              <w:top w:val="nil"/>
              <w:bottom w:val="nil"/>
            </w:tcBorders>
          </w:tcPr>
          <w:p w14:paraId="6C34A3E8" w14:textId="4B4FF72C" w:rsidR="009A0E30" w:rsidRDefault="009A0E3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3A80F771" w14:textId="2BA25E94" w:rsidR="009A0E30" w:rsidRPr="00934AB7" w:rsidRDefault="000B4A64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00A173B6" w14:textId="23CEC44F" w:rsidR="009A0E30" w:rsidRPr="00934AB7" w:rsidRDefault="000B4A64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9.1136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4CE0AF6F" w14:textId="5A003294" w:rsidR="009A0E30" w:rsidRPr="00934AB7" w:rsidRDefault="000B4A64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</w:t>
            </w:r>
            <w:r w:rsidR="00F676F5">
              <w:rPr>
                <w:rFonts w:cs="Times New Roman"/>
                <w:szCs w:val="24"/>
              </w:rPr>
              <w:t>0</w:t>
            </w:r>
            <w:r>
              <w:rPr>
                <w:rFonts w:cs="Times New Roman"/>
                <w:szCs w:val="24"/>
              </w:rPr>
              <w:t>105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62B71681" w14:textId="54A14CE1" w:rsidR="009A0E30" w:rsidRPr="00934AB7" w:rsidRDefault="00F676F5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9A0E30" w:rsidRPr="00934AB7" w14:paraId="08FA5040" w14:textId="77777777" w:rsidTr="00705F33"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1412A868" w14:textId="700FE157" w:rsidR="009A0E30" w:rsidRDefault="009A0E3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2AD35574" w14:textId="7363B1DF" w:rsidR="009A0E30" w:rsidRPr="00934AB7" w:rsidRDefault="00AB3B5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08821B69" w14:textId="74929926" w:rsidR="009A0E30" w:rsidRPr="00934AB7" w:rsidRDefault="00A410B4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0.32388</w:t>
            </w:r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02623D93" w14:textId="227D0326" w:rsidR="009A0E30" w:rsidRPr="00934AB7" w:rsidRDefault="00AB3B5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0.5</w:t>
            </w:r>
            <w:r w:rsidR="00A410B4">
              <w:rPr>
                <w:rFonts w:cs="Times New Roman"/>
                <w:szCs w:val="24"/>
              </w:rPr>
              <w:t>693</w:t>
            </w:r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0DE0ED3F" w14:textId="77777777" w:rsidR="009A0E30" w:rsidRPr="00934AB7" w:rsidRDefault="009A0E3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</w:tbl>
    <w:p w14:paraId="7E40DF7C" w14:textId="19CAA6F5" w:rsidR="006A25E9" w:rsidRDefault="006A25E9" w:rsidP="002B4A57">
      <w:pPr>
        <w:keepNext/>
        <w:rPr>
          <w:rFonts w:cs="Times New Roman"/>
          <w:szCs w:val="24"/>
        </w:rPr>
      </w:pPr>
    </w:p>
    <w:p w14:paraId="12AB85EA" w14:textId="77777777" w:rsidR="00287413" w:rsidRDefault="00287413">
      <w:pPr>
        <w:spacing w:before="0" w:after="200" w:line="276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14:paraId="1BE8820F" w14:textId="2B8E71AB" w:rsidR="00E20FFE" w:rsidRDefault="00BD0D61" w:rsidP="00F700E9">
      <w:pPr>
        <w:spacing w:before="240"/>
        <w:rPr>
          <w:rFonts w:cs="Times New Roman"/>
          <w:szCs w:val="24"/>
        </w:rPr>
      </w:pPr>
      <w:r w:rsidRPr="0001436A">
        <w:rPr>
          <w:rFonts w:cs="Times New Roman"/>
          <w:b/>
          <w:szCs w:val="24"/>
        </w:rPr>
        <w:lastRenderedPageBreak/>
        <w:t xml:space="preserve">Supplementary </w:t>
      </w:r>
      <w:r>
        <w:rPr>
          <w:rFonts w:cs="Times New Roman"/>
          <w:b/>
          <w:szCs w:val="24"/>
        </w:rPr>
        <w:t>Table</w:t>
      </w:r>
      <w:r w:rsidRPr="0001436A"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>3</w:t>
      </w:r>
      <w:r w:rsidRPr="0001436A">
        <w:rPr>
          <w:rFonts w:cs="Times New Roman"/>
          <w:b/>
          <w:szCs w:val="24"/>
        </w:rPr>
        <w:t>.</w:t>
      </w:r>
      <w:r w:rsidRPr="001549D3">
        <w:rPr>
          <w:rFonts w:cs="Times New Roman"/>
          <w:szCs w:val="24"/>
        </w:rPr>
        <w:t xml:space="preserve"> </w:t>
      </w:r>
      <w:r w:rsidR="008349C4" w:rsidRPr="005B609B">
        <w:rPr>
          <w:rFonts w:cs="Times New Roman"/>
          <w:szCs w:val="24"/>
        </w:rPr>
        <w:t>Kruskal-Wallis Rank Sum Tes</w:t>
      </w:r>
      <w:r w:rsidR="008349C4">
        <w:rPr>
          <w:rFonts w:cs="Times New Roman"/>
          <w:szCs w:val="24"/>
        </w:rPr>
        <w:t xml:space="preserve">t </w:t>
      </w:r>
      <w:r w:rsidR="00AB796C" w:rsidRPr="00AB796C">
        <w:rPr>
          <w:rFonts w:cs="Times New Roman"/>
          <w:szCs w:val="24"/>
        </w:rPr>
        <w:t>for the Simpson’s Index of Diversity values by Day and Treatment in Trial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953"/>
        <w:gridCol w:w="1954"/>
        <w:gridCol w:w="1007"/>
      </w:tblGrid>
      <w:tr w:rsidR="001347F7" w:rsidRPr="003C276F" w14:paraId="427A6A01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0692A2C1" w14:textId="0287FFE3" w:rsidR="001347F7" w:rsidRPr="003C276F" w:rsidRDefault="001347F7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>Trial 1 - Water &gt;</w:t>
            </w:r>
          </w:p>
        </w:tc>
      </w:tr>
      <w:tr w:rsidR="001347F7" w14:paraId="2E76C825" w14:textId="77777777" w:rsidTr="008966CE">
        <w:tc>
          <w:tcPr>
            <w:tcW w:w="1953" w:type="dxa"/>
            <w:tcBorders>
              <w:bottom w:val="single" w:sz="4" w:space="0" w:color="auto"/>
            </w:tcBorders>
          </w:tcPr>
          <w:p w14:paraId="6D41826D" w14:textId="77777777" w:rsidR="001347F7" w:rsidRDefault="001347F7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0535762E" w14:textId="77777777" w:rsidR="001347F7" w:rsidRDefault="001347F7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6F036972" w14:textId="77777777" w:rsidR="001347F7" w:rsidRDefault="001347F7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70F13718" w14:textId="77777777" w:rsidR="001347F7" w:rsidRDefault="001347F7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70DB7725" w14:textId="77777777" w:rsidR="001347F7" w:rsidRDefault="001347F7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1347F7" w:rsidRPr="00934AB7" w14:paraId="4C90C45B" w14:textId="77777777" w:rsidTr="008966CE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1DE8F71B" w14:textId="54442C15" w:rsidR="001347F7" w:rsidRPr="00934AB7" w:rsidRDefault="007B780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0D5C7B1D" w14:textId="13CCEB4C" w:rsidR="001347F7" w:rsidRPr="00934AB7" w:rsidRDefault="00DD7D7C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2FEBB2C5" w14:textId="5ED52A5E" w:rsidR="001347F7" w:rsidRPr="00934AB7" w:rsidRDefault="001B0EB5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0.41026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003601FE" w14:textId="6F661BE9" w:rsidR="001347F7" w:rsidRPr="00934AB7" w:rsidRDefault="001B0EB5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0.5218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32F71942" w14:textId="0BB4F669" w:rsidR="001347F7" w:rsidRPr="00934AB7" w:rsidRDefault="001347F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1347F7" w:rsidRPr="00934AB7" w14:paraId="65E3BEE1" w14:textId="77777777" w:rsidTr="008966CE">
        <w:tc>
          <w:tcPr>
            <w:tcW w:w="1953" w:type="dxa"/>
            <w:tcBorders>
              <w:top w:val="nil"/>
            </w:tcBorders>
          </w:tcPr>
          <w:p w14:paraId="68C9B4F1" w14:textId="14758414" w:rsidR="001347F7" w:rsidRDefault="007B780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</w:tcBorders>
          </w:tcPr>
          <w:p w14:paraId="1D2F723F" w14:textId="376B720A" w:rsidR="001347F7" w:rsidRPr="00934AB7" w:rsidRDefault="00DD7D7C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</w:tcBorders>
          </w:tcPr>
          <w:p w14:paraId="403E958E" w14:textId="4E47B7F2" w:rsidR="001347F7" w:rsidRPr="00934AB7" w:rsidRDefault="001B0EB5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0.92308</w:t>
            </w:r>
          </w:p>
        </w:tc>
        <w:tc>
          <w:tcPr>
            <w:tcW w:w="1954" w:type="dxa"/>
            <w:tcBorders>
              <w:top w:val="nil"/>
            </w:tcBorders>
          </w:tcPr>
          <w:p w14:paraId="3BFC4B0B" w14:textId="6F0C0DB1" w:rsidR="001347F7" w:rsidRPr="00934AB7" w:rsidRDefault="001B0EB5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0.3367</w:t>
            </w:r>
          </w:p>
        </w:tc>
        <w:tc>
          <w:tcPr>
            <w:tcW w:w="1007" w:type="dxa"/>
            <w:tcBorders>
              <w:top w:val="nil"/>
            </w:tcBorders>
          </w:tcPr>
          <w:p w14:paraId="58D7B265" w14:textId="25CE5A5B" w:rsidR="001347F7" w:rsidRPr="00934AB7" w:rsidRDefault="001347F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7B7808" w:rsidRPr="003C276F" w14:paraId="53CBD421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270DB454" w14:textId="17F87002" w:rsidR="007B7808" w:rsidRPr="003C276F" w:rsidRDefault="007B780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1 </w:t>
            </w:r>
            <w:r>
              <w:rPr>
                <w:rFonts w:cs="Times New Roman"/>
                <w:b/>
                <w:bCs/>
                <w:szCs w:val="24"/>
              </w:rPr>
              <w:t>–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</w:t>
            </w:r>
            <w:r>
              <w:rPr>
                <w:rFonts w:cs="Times New Roman"/>
                <w:b/>
                <w:bCs/>
                <w:szCs w:val="24"/>
              </w:rPr>
              <w:t>Biofilm Swab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&gt;</w:t>
            </w:r>
          </w:p>
        </w:tc>
      </w:tr>
      <w:tr w:rsidR="007B7808" w14:paraId="5D4D74AB" w14:textId="77777777" w:rsidTr="008966CE">
        <w:tc>
          <w:tcPr>
            <w:tcW w:w="1953" w:type="dxa"/>
            <w:tcBorders>
              <w:bottom w:val="single" w:sz="4" w:space="0" w:color="auto"/>
            </w:tcBorders>
          </w:tcPr>
          <w:p w14:paraId="4D95D91E" w14:textId="77777777" w:rsidR="007B7808" w:rsidRDefault="007B780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08B739A8" w14:textId="77777777" w:rsidR="007B7808" w:rsidRDefault="007B780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782B88C4" w14:textId="77777777" w:rsidR="007B7808" w:rsidRDefault="007B780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392AC3E2" w14:textId="77777777" w:rsidR="007B7808" w:rsidRDefault="007B780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38A99888" w14:textId="77777777" w:rsidR="007B7808" w:rsidRDefault="007B780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7B7808" w:rsidRPr="00934AB7" w14:paraId="6C4BBC55" w14:textId="77777777" w:rsidTr="008966CE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7F81A719" w14:textId="77777777" w:rsidR="007B7808" w:rsidRPr="00934AB7" w:rsidRDefault="007B780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2BF46843" w14:textId="752E5C55" w:rsidR="007B7808" w:rsidRPr="00934AB7" w:rsidRDefault="0038687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5A50A7AF" w14:textId="239554B1" w:rsidR="007B7808" w:rsidRPr="00934AB7" w:rsidRDefault="00AD06E3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8.3077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633DBA24" w14:textId="2EEC5CA2" w:rsidR="007B7808" w:rsidRPr="00934AB7" w:rsidRDefault="00D87E8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0.003948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521AE18D" w14:textId="1B2446F1" w:rsidR="007B7808" w:rsidRPr="00934AB7" w:rsidRDefault="00A02CA9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</w:t>
            </w:r>
          </w:p>
        </w:tc>
      </w:tr>
      <w:tr w:rsidR="007B7808" w:rsidRPr="00934AB7" w14:paraId="6FE175E9" w14:textId="77777777" w:rsidTr="008966CE">
        <w:tc>
          <w:tcPr>
            <w:tcW w:w="1953" w:type="dxa"/>
            <w:tcBorders>
              <w:top w:val="nil"/>
            </w:tcBorders>
          </w:tcPr>
          <w:p w14:paraId="3084E81D" w14:textId="77777777" w:rsidR="007B7808" w:rsidRDefault="007B780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</w:tcBorders>
          </w:tcPr>
          <w:p w14:paraId="75C97547" w14:textId="0E991933" w:rsidR="007B7808" w:rsidRPr="00934AB7" w:rsidRDefault="0038687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</w:tcBorders>
          </w:tcPr>
          <w:p w14:paraId="4CA50F57" w14:textId="41BA5511" w:rsidR="007B7808" w:rsidRPr="00934AB7" w:rsidRDefault="00AD06E3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0.10256</w:t>
            </w:r>
          </w:p>
        </w:tc>
        <w:tc>
          <w:tcPr>
            <w:tcW w:w="1954" w:type="dxa"/>
            <w:tcBorders>
              <w:top w:val="nil"/>
            </w:tcBorders>
          </w:tcPr>
          <w:p w14:paraId="734A61D5" w14:textId="6BC3CF30" w:rsidR="007B7808" w:rsidRPr="00934AB7" w:rsidRDefault="00D87E8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0.7488</w:t>
            </w:r>
          </w:p>
        </w:tc>
        <w:tc>
          <w:tcPr>
            <w:tcW w:w="1007" w:type="dxa"/>
            <w:tcBorders>
              <w:top w:val="nil"/>
            </w:tcBorders>
          </w:tcPr>
          <w:p w14:paraId="0798116F" w14:textId="77777777" w:rsidR="007B7808" w:rsidRPr="00934AB7" w:rsidRDefault="007B780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DF44DA" w:rsidRPr="003C276F" w14:paraId="613DC643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116B6CE8" w14:textId="6C338A51" w:rsidR="00DF44DA" w:rsidRPr="003C276F" w:rsidRDefault="00DF44DA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1 </w:t>
            </w:r>
            <w:r w:rsidR="007D44C7">
              <w:rPr>
                <w:rFonts w:cs="Times New Roman"/>
                <w:b/>
                <w:bCs/>
                <w:szCs w:val="24"/>
              </w:rPr>
              <w:t>–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</w:t>
            </w:r>
            <w:r w:rsidR="007D44C7">
              <w:rPr>
                <w:rFonts w:cs="Times New Roman"/>
                <w:b/>
                <w:bCs/>
                <w:szCs w:val="24"/>
              </w:rPr>
              <w:t>Oyster Larvae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&gt;</w:t>
            </w:r>
          </w:p>
        </w:tc>
      </w:tr>
      <w:tr w:rsidR="00DF44DA" w14:paraId="09B69C58" w14:textId="77777777" w:rsidTr="008966CE">
        <w:tc>
          <w:tcPr>
            <w:tcW w:w="1953" w:type="dxa"/>
            <w:tcBorders>
              <w:bottom w:val="single" w:sz="4" w:space="0" w:color="auto"/>
            </w:tcBorders>
          </w:tcPr>
          <w:p w14:paraId="19EBEB35" w14:textId="77777777" w:rsidR="00DF44DA" w:rsidRDefault="00DF44DA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0AAB1531" w14:textId="77777777" w:rsidR="00DF44DA" w:rsidRDefault="00DF44DA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6058B079" w14:textId="77777777" w:rsidR="00DF44DA" w:rsidRDefault="00DF44DA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4576EA39" w14:textId="77777777" w:rsidR="00DF44DA" w:rsidRDefault="00DF44DA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7E04657E" w14:textId="77777777" w:rsidR="00DF44DA" w:rsidRDefault="00DF44DA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DF44DA" w:rsidRPr="00934AB7" w14:paraId="231655F8" w14:textId="77777777" w:rsidTr="008966CE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3D98A254" w14:textId="77777777" w:rsidR="00DF44DA" w:rsidRPr="00934AB7" w:rsidRDefault="00DF44DA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2398397F" w14:textId="104E3692" w:rsidR="00DF44DA" w:rsidRPr="00934AB7" w:rsidRDefault="007D44C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21E293D5" w14:textId="7B7F9D94" w:rsidR="00DF44DA" w:rsidRPr="00934AB7" w:rsidRDefault="007D44C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6.5641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0C4E0BED" w14:textId="6556D184" w:rsidR="00DF44DA" w:rsidRPr="00934AB7" w:rsidRDefault="007D44C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0.01041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292C49C2" w14:textId="0A5D67E0" w:rsidR="00DF44DA" w:rsidRPr="00934AB7" w:rsidRDefault="00F700E9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DF44DA" w:rsidRPr="00934AB7" w14:paraId="4394F0C7" w14:textId="77777777" w:rsidTr="008966CE">
        <w:tc>
          <w:tcPr>
            <w:tcW w:w="1953" w:type="dxa"/>
            <w:tcBorders>
              <w:top w:val="nil"/>
            </w:tcBorders>
          </w:tcPr>
          <w:p w14:paraId="2AECD14E" w14:textId="77777777" w:rsidR="00DF44DA" w:rsidRDefault="00DF44DA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</w:tcBorders>
          </w:tcPr>
          <w:p w14:paraId="5A265861" w14:textId="23903D4E" w:rsidR="00DF44DA" w:rsidRPr="00934AB7" w:rsidRDefault="007D44C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</w:tcBorders>
          </w:tcPr>
          <w:p w14:paraId="0C19602D" w14:textId="65564F78" w:rsidR="00DF44DA" w:rsidRPr="00934AB7" w:rsidRDefault="007D44C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0.41026</w:t>
            </w:r>
          </w:p>
        </w:tc>
        <w:tc>
          <w:tcPr>
            <w:tcW w:w="1954" w:type="dxa"/>
            <w:tcBorders>
              <w:top w:val="nil"/>
            </w:tcBorders>
          </w:tcPr>
          <w:p w14:paraId="448B5725" w14:textId="341BA2C5" w:rsidR="00DF44DA" w:rsidRPr="00934AB7" w:rsidRDefault="007D44C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0.5218</w:t>
            </w:r>
          </w:p>
        </w:tc>
        <w:tc>
          <w:tcPr>
            <w:tcW w:w="1007" w:type="dxa"/>
            <w:tcBorders>
              <w:top w:val="nil"/>
            </w:tcBorders>
          </w:tcPr>
          <w:p w14:paraId="309AF425" w14:textId="77777777" w:rsidR="00DF44DA" w:rsidRPr="00934AB7" w:rsidRDefault="00DF44DA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1347F7" w:rsidRPr="00934AB7" w14:paraId="6B640063" w14:textId="77777777" w:rsidTr="00255322">
        <w:tc>
          <w:tcPr>
            <w:tcW w:w="1953" w:type="dxa"/>
          </w:tcPr>
          <w:p w14:paraId="74D293F2" w14:textId="77006AEB" w:rsidR="001347F7" w:rsidRDefault="001347F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953" w:type="dxa"/>
          </w:tcPr>
          <w:p w14:paraId="4D829011" w14:textId="0F9234CE" w:rsidR="001347F7" w:rsidRPr="00934AB7" w:rsidRDefault="001347F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953" w:type="dxa"/>
          </w:tcPr>
          <w:p w14:paraId="24DDBE69" w14:textId="6F50F349" w:rsidR="001347F7" w:rsidRPr="00934AB7" w:rsidRDefault="001347F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954" w:type="dxa"/>
          </w:tcPr>
          <w:p w14:paraId="69DE7AA3" w14:textId="33AF8368" w:rsidR="001347F7" w:rsidRPr="00934AB7" w:rsidRDefault="001347F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007" w:type="dxa"/>
          </w:tcPr>
          <w:p w14:paraId="1713BDC6" w14:textId="77777777" w:rsidR="001347F7" w:rsidRPr="00934AB7" w:rsidRDefault="001347F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</w:tbl>
    <w:p w14:paraId="7C26EF91" w14:textId="25B84903" w:rsidR="00BD0D61" w:rsidRDefault="00BD0D61" w:rsidP="00654E8F">
      <w:pPr>
        <w:spacing w:before="240"/>
        <w:rPr>
          <w:rFonts w:cs="Times New Roman"/>
          <w:szCs w:val="24"/>
        </w:rPr>
      </w:pPr>
      <w:r w:rsidRPr="0001436A">
        <w:rPr>
          <w:rFonts w:cs="Times New Roman"/>
          <w:b/>
          <w:szCs w:val="24"/>
        </w:rPr>
        <w:t xml:space="preserve">Supplementary </w:t>
      </w:r>
      <w:r>
        <w:rPr>
          <w:rFonts w:cs="Times New Roman"/>
          <w:b/>
          <w:szCs w:val="24"/>
        </w:rPr>
        <w:t>Table</w:t>
      </w:r>
      <w:r w:rsidRPr="0001436A"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>4</w:t>
      </w:r>
      <w:r w:rsidRPr="0001436A">
        <w:rPr>
          <w:rFonts w:cs="Times New Roman"/>
          <w:b/>
          <w:szCs w:val="24"/>
        </w:rPr>
        <w:t>.</w:t>
      </w:r>
      <w:r w:rsidR="002648E8">
        <w:rPr>
          <w:rFonts w:cs="Times New Roman"/>
          <w:szCs w:val="24"/>
        </w:rPr>
        <w:t xml:space="preserve"> </w:t>
      </w:r>
      <w:r w:rsidR="00F0476F" w:rsidRPr="005B609B">
        <w:rPr>
          <w:rFonts w:cs="Times New Roman"/>
          <w:szCs w:val="24"/>
        </w:rPr>
        <w:t>Kruskal-Wallis Rank Sum Tes</w:t>
      </w:r>
      <w:r w:rsidR="00F0476F">
        <w:rPr>
          <w:rFonts w:cs="Times New Roman"/>
          <w:szCs w:val="24"/>
        </w:rPr>
        <w:t xml:space="preserve">t </w:t>
      </w:r>
      <w:r w:rsidR="00650D03" w:rsidRPr="00650D03">
        <w:rPr>
          <w:rFonts w:cs="Times New Roman"/>
          <w:szCs w:val="24"/>
        </w:rPr>
        <w:t>for the Simpson’s Index of Diversity values by Day and Treatment in Trial 2.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953"/>
        <w:gridCol w:w="1954"/>
        <w:gridCol w:w="1007"/>
      </w:tblGrid>
      <w:tr w:rsidR="00D8554D" w:rsidRPr="003C276F" w14:paraId="1B2AFE5F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69FC9D4A" w14:textId="6544FC75" w:rsidR="00D8554D" w:rsidRPr="003C276F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</w:t>
            </w:r>
            <w:r>
              <w:rPr>
                <w:rFonts w:cs="Times New Roman"/>
                <w:b/>
                <w:bCs/>
                <w:szCs w:val="24"/>
              </w:rPr>
              <w:t>2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- Water &gt;</w:t>
            </w:r>
          </w:p>
        </w:tc>
      </w:tr>
      <w:tr w:rsidR="00D8554D" w14:paraId="360F44E4" w14:textId="77777777" w:rsidTr="008966CE">
        <w:tc>
          <w:tcPr>
            <w:tcW w:w="1953" w:type="dxa"/>
            <w:tcBorders>
              <w:bottom w:val="single" w:sz="4" w:space="0" w:color="auto"/>
            </w:tcBorders>
          </w:tcPr>
          <w:p w14:paraId="5B6D37DC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0804D95A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3D1310C9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1F77C69D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510B3579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D8554D" w:rsidRPr="00934AB7" w14:paraId="25E3C549" w14:textId="77777777" w:rsidTr="008966CE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02D2A1D1" w14:textId="7777777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6596913C" w14:textId="7777777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5C4EA17C" w14:textId="2AC6B32B" w:rsidR="00D8554D" w:rsidRPr="00934AB7" w:rsidRDefault="000D2D15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7.4103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4F95F819" w14:textId="5EB81801" w:rsidR="00D8554D" w:rsidRPr="00934AB7" w:rsidRDefault="000D2D15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0.006485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475BC00E" w14:textId="0CEB163F" w:rsidR="00D8554D" w:rsidRPr="00934AB7" w:rsidRDefault="000D2D15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</w:t>
            </w:r>
          </w:p>
        </w:tc>
      </w:tr>
      <w:tr w:rsidR="00D8554D" w:rsidRPr="00934AB7" w14:paraId="7C6CF73B" w14:textId="77777777" w:rsidTr="008966CE">
        <w:tc>
          <w:tcPr>
            <w:tcW w:w="1953" w:type="dxa"/>
            <w:tcBorders>
              <w:top w:val="nil"/>
            </w:tcBorders>
          </w:tcPr>
          <w:p w14:paraId="2E144016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</w:tcBorders>
          </w:tcPr>
          <w:p w14:paraId="59EB592B" w14:textId="7777777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</w:tcBorders>
          </w:tcPr>
          <w:p w14:paraId="34C8A3E8" w14:textId="5B8FA9E3" w:rsidR="00D8554D" w:rsidRPr="00934AB7" w:rsidRDefault="0007613B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0.10256</w:t>
            </w:r>
          </w:p>
        </w:tc>
        <w:tc>
          <w:tcPr>
            <w:tcW w:w="1954" w:type="dxa"/>
            <w:tcBorders>
              <w:top w:val="nil"/>
            </w:tcBorders>
          </w:tcPr>
          <w:p w14:paraId="1044DA98" w14:textId="52E6163A" w:rsidR="00D8554D" w:rsidRPr="00934AB7" w:rsidRDefault="0007613B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0.7488</w:t>
            </w:r>
          </w:p>
        </w:tc>
        <w:tc>
          <w:tcPr>
            <w:tcW w:w="1007" w:type="dxa"/>
            <w:tcBorders>
              <w:top w:val="nil"/>
            </w:tcBorders>
          </w:tcPr>
          <w:p w14:paraId="3C82AE7E" w14:textId="7777777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D8554D" w:rsidRPr="003C276F" w14:paraId="19833005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7B557C01" w14:textId="6D66D1D2" w:rsidR="00D8554D" w:rsidRPr="003C276F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</w:t>
            </w:r>
            <w:r>
              <w:rPr>
                <w:rFonts w:cs="Times New Roman"/>
                <w:b/>
                <w:bCs/>
                <w:szCs w:val="24"/>
              </w:rPr>
              <w:t>2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</w:t>
            </w:r>
            <w:r>
              <w:rPr>
                <w:rFonts w:cs="Times New Roman"/>
                <w:b/>
                <w:bCs/>
                <w:szCs w:val="24"/>
              </w:rPr>
              <w:t>–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</w:t>
            </w:r>
            <w:r>
              <w:rPr>
                <w:rFonts w:cs="Times New Roman"/>
                <w:b/>
                <w:bCs/>
                <w:szCs w:val="24"/>
              </w:rPr>
              <w:t>Biofilm Swab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&gt;</w:t>
            </w:r>
          </w:p>
        </w:tc>
      </w:tr>
      <w:tr w:rsidR="00D8554D" w14:paraId="03B28611" w14:textId="77777777" w:rsidTr="008966CE">
        <w:tc>
          <w:tcPr>
            <w:tcW w:w="1953" w:type="dxa"/>
            <w:tcBorders>
              <w:bottom w:val="single" w:sz="4" w:space="0" w:color="auto"/>
            </w:tcBorders>
          </w:tcPr>
          <w:p w14:paraId="58D5FAD2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24041D50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4CE5436E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1258A3BD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6D8E35CA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D8554D" w:rsidRPr="00934AB7" w14:paraId="32916C4B" w14:textId="77777777" w:rsidTr="008966CE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72CDDB11" w14:textId="7777777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5E5A1169" w14:textId="7777777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405ADB43" w14:textId="3C77002C" w:rsidR="00D8554D" w:rsidRPr="00934AB7" w:rsidRDefault="002531BA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3.6923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789A6550" w14:textId="4C629A32" w:rsidR="00D8554D" w:rsidRPr="00934AB7" w:rsidRDefault="00956FCE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0.05466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562DB54F" w14:textId="0D28D490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D8554D" w:rsidRPr="00934AB7" w14:paraId="154CB3EA" w14:textId="77777777" w:rsidTr="008966CE">
        <w:tc>
          <w:tcPr>
            <w:tcW w:w="1953" w:type="dxa"/>
            <w:tcBorders>
              <w:top w:val="nil"/>
            </w:tcBorders>
          </w:tcPr>
          <w:p w14:paraId="0FF455DC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</w:tcBorders>
          </w:tcPr>
          <w:p w14:paraId="2B8E9FE1" w14:textId="7777777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</w:tcBorders>
          </w:tcPr>
          <w:p w14:paraId="1998551B" w14:textId="4E42AC18" w:rsidR="00D8554D" w:rsidRPr="00934AB7" w:rsidRDefault="002531BA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0.10256</w:t>
            </w:r>
          </w:p>
        </w:tc>
        <w:tc>
          <w:tcPr>
            <w:tcW w:w="1954" w:type="dxa"/>
            <w:tcBorders>
              <w:top w:val="nil"/>
            </w:tcBorders>
          </w:tcPr>
          <w:p w14:paraId="0405A289" w14:textId="7F2122D7" w:rsidR="00D8554D" w:rsidRPr="00934AB7" w:rsidRDefault="00956FCE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0.7488</w:t>
            </w:r>
          </w:p>
        </w:tc>
        <w:tc>
          <w:tcPr>
            <w:tcW w:w="1007" w:type="dxa"/>
            <w:tcBorders>
              <w:top w:val="nil"/>
            </w:tcBorders>
          </w:tcPr>
          <w:p w14:paraId="67391E4F" w14:textId="7777777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D8554D" w:rsidRPr="003C276F" w14:paraId="78E2C65D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3A9ECB1C" w14:textId="4C41BC98" w:rsidR="00D8554D" w:rsidRPr="003C276F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</w:t>
            </w:r>
            <w:r>
              <w:rPr>
                <w:rFonts w:cs="Times New Roman"/>
                <w:b/>
                <w:bCs/>
                <w:szCs w:val="24"/>
              </w:rPr>
              <w:t>2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</w:t>
            </w:r>
            <w:r>
              <w:rPr>
                <w:rFonts w:cs="Times New Roman"/>
                <w:b/>
                <w:bCs/>
                <w:szCs w:val="24"/>
              </w:rPr>
              <w:t>–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</w:t>
            </w:r>
            <w:r>
              <w:rPr>
                <w:rFonts w:cs="Times New Roman"/>
                <w:b/>
                <w:bCs/>
                <w:szCs w:val="24"/>
              </w:rPr>
              <w:t>Oyster Larvae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&gt;</w:t>
            </w:r>
          </w:p>
        </w:tc>
      </w:tr>
      <w:tr w:rsidR="00D8554D" w14:paraId="4E2CFE1C" w14:textId="77777777" w:rsidTr="008966CE">
        <w:tc>
          <w:tcPr>
            <w:tcW w:w="1953" w:type="dxa"/>
            <w:tcBorders>
              <w:bottom w:val="single" w:sz="4" w:space="0" w:color="auto"/>
            </w:tcBorders>
          </w:tcPr>
          <w:p w14:paraId="2EE0CBC8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00F68403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0C331E17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20161846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0AADF216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D8554D" w:rsidRPr="00934AB7" w14:paraId="28C3B3D6" w14:textId="77777777" w:rsidTr="008966CE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2F1D5EA3" w14:textId="7777777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14C468F0" w14:textId="7777777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4DFA6ADF" w14:textId="74390E57" w:rsidR="00D8554D" w:rsidRPr="00934AB7" w:rsidRDefault="00FC7BA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1AE2C2E2" w14:textId="4BE8261A" w:rsidR="00D8554D" w:rsidRPr="00934AB7" w:rsidRDefault="00FC7BA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085B11BA" w14:textId="71C9CE6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D8554D" w:rsidRPr="00934AB7" w14:paraId="3198D0A6" w14:textId="77777777" w:rsidTr="008966CE">
        <w:tc>
          <w:tcPr>
            <w:tcW w:w="1953" w:type="dxa"/>
            <w:tcBorders>
              <w:top w:val="nil"/>
            </w:tcBorders>
          </w:tcPr>
          <w:p w14:paraId="76D6D31C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</w:tcBorders>
          </w:tcPr>
          <w:p w14:paraId="2A6DC61F" w14:textId="7777777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</w:tcBorders>
          </w:tcPr>
          <w:p w14:paraId="50564AEF" w14:textId="0FE3AE9E" w:rsidR="00D8554D" w:rsidRPr="00934AB7" w:rsidRDefault="009856AB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0.6</w:t>
            </w:r>
          </w:p>
        </w:tc>
        <w:tc>
          <w:tcPr>
            <w:tcW w:w="1954" w:type="dxa"/>
            <w:tcBorders>
              <w:top w:val="nil"/>
            </w:tcBorders>
          </w:tcPr>
          <w:p w14:paraId="19858B18" w14:textId="479550A6" w:rsidR="00D8554D" w:rsidRPr="00934AB7" w:rsidRDefault="009856AB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0.4386</w:t>
            </w:r>
          </w:p>
        </w:tc>
        <w:tc>
          <w:tcPr>
            <w:tcW w:w="1007" w:type="dxa"/>
            <w:tcBorders>
              <w:top w:val="nil"/>
            </w:tcBorders>
          </w:tcPr>
          <w:p w14:paraId="3335CA26" w14:textId="7777777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D8554D" w:rsidRPr="00934AB7" w14:paraId="28EA9DCC" w14:textId="77777777" w:rsidTr="00255322">
        <w:tc>
          <w:tcPr>
            <w:tcW w:w="1953" w:type="dxa"/>
          </w:tcPr>
          <w:p w14:paraId="4E8936A9" w14:textId="77777777" w:rsidR="00D8554D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953" w:type="dxa"/>
          </w:tcPr>
          <w:p w14:paraId="0102E0BE" w14:textId="7777777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953" w:type="dxa"/>
          </w:tcPr>
          <w:p w14:paraId="6674895A" w14:textId="7777777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954" w:type="dxa"/>
          </w:tcPr>
          <w:p w14:paraId="1FC6219B" w14:textId="7777777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007" w:type="dxa"/>
          </w:tcPr>
          <w:p w14:paraId="0F04096F" w14:textId="77777777" w:rsidR="00D8554D" w:rsidRPr="00934AB7" w:rsidRDefault="00D8554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</w:tbl>
    <w:p w14:paraId="1680B42A" w14:textId="6F3F185A" w:rsidR="00BD0D61" w:rsidRDefault="00BD0D61" w:rsidP="00654E8F">
      <w:pPr>
        <w:spacing w:before="240"/>
        <w:rPr>
          <w:rFonts w:cs="Times New Roman"/>
          <w:szCs w:val="24"/>
        </w:rPr>
      </w:pPr>
      <w:r w:rsidRPr="0001436A">
        <w:rPr>
          <w:rFonts w:cs="Times New Roman"/>
          <w:b/>
          <w:szCs w:val="24"/>
        </w:rPr>
        <w:t xml:space="preserve">Supplementary </w:t>
      </w:r>
      <w:r>
        <w:rPr>
          <w:rFonts w:cs="Times New Roman"/>
          <w:b/>
          <w:szCs w:val="24"/>
        </w:rPr>
        <w:t>Table</w:t>
      </w:r>
      <w:r w:rsidRPr="0001436A"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>5</w:t>
      </w:r>
      <w:r w:rsidRPr="0001436A">
        <w:rPr>
          <w:rFonts w:cs="Times New Roman"/>
          <w:b/>
          <w:szCs w:val="24"/>
        </w:rPr>
        <w:t>.</w:t>
      </w:r>
      <w:r w:rsidRPr="001549D3">
        <w:rPr>
          <w:rFonts w:cs="Times New Roman"/>
          <w:szCs w:val="24"/>
        </w:rPr>
        <w:t xml:space="preserve"> </w:t>
      </w:r>
      <w:r w:rsidR="00A659AE" w:rsidRPr="005B609B">
        <w:rPr>
          <w:rFonts w:cs="Times New Roman"/>
          <w:szCs w:val="24"/>
        </w:rPr>
        <w:t>Kruskal-Wallis Rank Sum Tes</w:t>
      </w:r>
      <w:r w:rsidR="00A659AE">
        <w:rPr>
          <w:rFonts w:cs="Times New Roman"/>
          <w:szCs w:val="24"/>
        </w:rPr>
        <w:t xml:space="preserve">t </w:t>
      </w:r>
      <w:r w:rsidR="00707FA0" w:rsidRPr="00707FA0">
        <w:rPr>
          <w:rFonts w:cs="Times New Roman"/>
          <w:szCs w:val="24"/>
        </w:rPr>
        <w:t>for the Simpson’s Index of Diversity values by Day and Treatment in Trial 3.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953"/>
        <w:gridCol w:w="1954"/>
        <w:gridCol w:w="1007"/>
      </w:tblGrid>
      <w:tr w:rsidR="000F4804" w:rsidRPr="003C276F" w14:paraId="75CC13C1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67FD26F3" w14:textId="0CD1F310" w:rsidR="000F4804" w:rsidRPr="003C276F" w:rsidRDefault="000F4804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</w:t>
            </w:r>
            <w:r>
              <w:rPr>
                <w:rFonts w:cs="Times New Roman"/>
                <w:b/>
                <w:bCs/>
                <w:szCs w:val="24"/>
              </w:rPr>
              <w:t>3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- Water &gt;</w:t>
            </w:r>
          </w:p>
        </w:tc>
      </w:tr>
      <w:tr w:rsidR="000F4804" w14:paraId="19C137C4" w14:textId="77777777" w:rsidTr="008966CE">
        <w:tc>
          <w:tcPr>
            <w:tcW w:w="1953" w:type="dxa"/>
            <w:tcBorders>
              <w:bottom w:val="single" w:sz="4" w:space="0" w:color="auto"/>
            </w:tcBorders>
          </w:tcPr>
          <w:p w14:paraId="311EBBB7" w14:textId="77777777" w:rsidR="000F4804" w:rsidRDefault="000F4804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031424D7" w14:textId="77777777" w:rsidR="000F4804" w:rsidRDefault="000F4804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36D5F8EA" w14:textId="77777777" w:rsidR="000F4804" w:rsidRDefault="000F4804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49BAF450" w14:textId="77777777" w:rsidR="000F4804" w:rsidRDefault="000F4804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243B8099" w14:textId="77777777" w:rsidR="000F4804" w:rsidRDefault="000F4804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0F4804" w:rsidRPr="00934AB7" w14:paraId="68E5E182" w14:textId="77777777" w:rsidTr="008966CE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248506F0" w14:textId="77777777" w:rsidR="000F4804" w:rsidRPr="00934AB7" w:rsidRDefault="000F4804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1E67E986" w14:textId="693BF3B4" w:rsidR="000F4804" w:rsidRPr="00934AB7" w:rsidRDefault="005A41CB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13768656" w14:textId="581887AE" w:rsidR="000F4804" w:rsidRPr="00934AB7" w:rsidRDefault="005A41CB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11.942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450C3DC0" w14:textId="741872F2" w:rsidR="000F4804" w:rsidRPr="00934AB7" w:rsidRDefault="000F4804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0.00</w:t>
            </w:r>
            <w:r w:rsidR="005A41CB">
              <w:rPr>
                <w:rFonts w:cs="Times New Roman"/>
                <w:szCs w:val="24"/>
              </w:rPr>
              <w:t>2552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01A9C48C" w14:textId="77777777" w:rsidR="000F4804" w:rsidRPr="00934AB7" w:rsidRDefault="000F4804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</w:t>
            </w:r>
          </w:p>
        </w:tc>
      </w:tr>
      <w:tr w:rsidR="000F4804" w:rsidRPr="00934AB7" w14:paraId="7D195845" w14:textId="77777777" w:rsidTr="008966CE"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56093056" w14:textId="77777777" w:rsidR="000F4804" w:rsidRDefault="000F4804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39903F11" w14:textId="77777777" w:rsidR="000F4804" w:rsidRPr="00934AB7" w:rsidRDefault="000F4804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6DD03143" w14:textId="65319B54" w:rsidR="000F4804" w:rsidRPr="00934AB7" w:rsidRDefault="000F4804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</w:t>
            </w:r>
            <w:r w:rsidR="00530A7F">
              <w:rPr>
                <w:rFonts w:cs="Times New Roman"/>
                <w:szCs w:val="24"/>
              </w:rPr>
              <w:t>32943</w:t>
            </w:r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66FEB91F" w14:textId="079D146F" w:rsidR="000F4804" w:rsidRPr="00934AB7" w:rsidRDefault="000F4804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</w:t>
            </w:r>
            <w:r w:rsidR="00530A7F">
              <w:rPr>
                <w:rFonts w:cs="Times New Roman"/>
                <w:szCs w:val="24"/>
              </w:rPr>
              <w:t>566</w:t>
            </w:r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5510B5C0" w14:textId="77777777" w:rsidR="000F4804" w:rsidRPr="00934AB7" w:rsidRDefault="000F4804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</w:tbl>
    <w:p w14:paraId="37488BB0" w14:textId="77777777" w:rsidR="00EB48AF" w:rsidRDefault="00EB48AF" w:rsidP="00654E8F">
      <w:pPr>
        <w:spacing w:before="240"/>
      </w:pPr>
    </w:p>
    <w:p w14:paraId="5594B10E" w14:textId="5F35D80D" w:rsidR="00393D87" w:rsidRDefault="00393D87" w:rsidP="00393D87">
      <w:pPr>
        <w:spacing w:before="240"/>
        <w:rPr>
          <w:rFonts w:cs="Times New Roman"/>
          <w:szCs w:val="24"/>
        </w:rPr>
      </w:pPr>
      <w:r w:rsidRPr="0001436A">
        <w:rPr>
          <w:rFonts w:cs="Times New Roman"/>
          <w:b/>
          <w:szCs w:val="24"/>
        </w:rPr>
        <w:lastRenderedPageBreak/>
        <w:t xml:space="preserve">Supplementary </w:t>
      </w:r>
      <w:r>
        <w:rPr>
          <w:rFonts w:cs="Times New Roman"/>
          <w:b/>
          <w:szCs w:val="24"/>
        </w:rPr>
        <w:t>Table</w:t>
      </w:r>
      <w:r w:rsidRPr="0001436A">
        <w:rPr>
          <w:rFonts w:cs="Times New Roman"/>
          <w:b/>
          <w:szCs w:val="24"/>
        </w:rPr>
        <w:t xml:space="preserve"> </w:t>
      </w:r>
      <w:r w:rsidR="007F2069">
        <w:rPr>
          <w:rFonts w:cs="Times New Roman"/>
          <w:b/>
          <w:szCs w:val="24"/>
        </w:rPr>
        <w:t>6</w:t>
      </w:r>
      <w:r w:rsidRPr="0001436A">
        <w:rPr>
          <w:rFonts w:cs="Times New Roman"/>
          <w:b/>
          <w:szCs w:val="24"/>
        </w:rPr>
        <w:t>.</w:t>
      </w:r>
      <w:r w:rsidRPr="001549D3">
        <w:rPr>
          <w:rFonts w:cs="Times New Roman"/>
          <w:szCs w:val="24"/>
        </w:rPr>
        <w:t xml:space="preserve"> </w:t>
      </w:r>
      <w:r w:rsidRPr="002018CD">
        <w:rPr>
          <w:rFonts w:cs="Times New Roman"/>
          <w:szCs w:val="24"/>
        </w:rPr>
        <w:t>Permutational Multivariate Analysis of Variance Using Distance Matrices</w:t>
      </w:r>
      <w:r>
        <w:rPr>
          <w:rFonts w:cs="Times New Roman"/>
          <w:szCs w:val="24"/>
        </w:rPr>
        <w:t xml:space="preserve"> (adonis2) </w:t>
      </w:r>
      <w:r w:rsidRPr="008E2921">
        <w:rPr>
          <w:rFonts w:cs="Times New Roman"/>
          <w:szCs w:val="24"/>
        </w:rPr>
        <w:t>for</w:t>
      </w:r>
      <w:r>
        <w:rPr>
          <w:rFonts w:cs="Times New Roman"/>
          <w:szCs w:val="24"/>
        </w:rPr>
        <w:t xml:space="preserve"> Bray-Curtis beta-diversity (k=2) in each Trial by Sample Type, Day, and Treatment.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20"/>
        <w:gridCol w:w="630"/>
        <w:gridCol w:w="1890"/>
        <w:gridCol w:w="1132"/>
        <w:gridCol w:w="1132"/>
        <w:gridCol w:w="1132"/>
        <w:gridCol w:w="1125"/>
        <w:gridCol w:w="8"/>
      </w:tblGrid>
      <w:tr w:rsidR="00393D87" w:rsidRPr="003C276F" w14:paraId="2DBA06FF" w14:textId="77777777" w:rsidTr="003E0AB3">
        <w:trPr>
          <w:gridAfter w:val="1"/>
          <w:wAfter w:w="8" w:type="dxa"/>
        </w:trPr>
        <w:tc>
          <w:tcPr>
            <w:tcW w:w="9561" w:type="dxa"/>
            <w:gridSpan w:val="7"/>
            <w:shd w:val="clear" w:color="auto" w:fill="D9D9D9" w:themeFill="background1" w:themeFillShade="D9"/>
          </w:tcPr>
          <w:p w14:paraId="445937AF" w14:textId="77777777" w:rsidR="00393D87" w:rsidRPr="003C276F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>
              <w:rPr>
                <w:rFonts w:cs="Times New Roman"/>
                <w:b/>
                <w:bCs/>
                <w:szCs w:val="24"/>
              </w:rPr>
              <w:t xml:space="preserve">Trial 1 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– </w:t>
            </w:r>
            <w:r>
              <w:rPr>
                <w:rFonts w:cs="Times New Roman"/>
                <w:b/>
                <w:bCs/>
                <w:iCs/>
                <w:szCs w:val="24"/>
              </w:rPr>
              <w:t>Bray-Curtis beta-diversity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393D87" w14:paraId="1924671B" w14:textId="77777777" w:rsidTr="003E0AB3">
        <w:tc>
          <w:tcPr>
            <w:tcW w:w="2520" w:type="dxa"/>
            <w:tcBorders>
              <w:bottom w:val="single" w:sz="4" w:space="0" w:color="auto"/>
            </w:tcBorders>
          </w:tcPr>
          <w:p w14:paraId="54AB36FB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630" w:type="dxa"/>
            <w:tcBorders>
              <w:bottom w:val="single" w:sz="4" w:space="0" w:color="auto"/>
            </w:tcBorders>
          </w:tcPr>
          <w:p w14:paraId="47692CED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890" w:type="dxa"/>
            <w:tcBorders>
              <w:bottom w:val="single" w:sz="4" w:space="0" w:color="auto"/>
            </w:tcBorders>
          </w:tcPr>
          <w:p w14:paraId="28ED4F99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Sum of Squares</w:t>
            </w:r>
          </w:p>
        </w:tc>
        <w:tc>
          <w:tcPr>
            <w:tcW w:w="1132" w:type="dxa"/>
          </w:tcPr>
          <w:p w14:paraId="33136FB5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R</w:t>
            </w:r>
            <w:r w:rsidRPr="003010CB">
              <w:rPr>
                <w:rFonts w:cs="Times New Roman"/>
                <w:b/>
                <w:szCs w:val="24"/>
                <w:vertAlign w:val="superscript"/>
              </w:rPr>
              <w:t>2</w:t>
            </w:r>
          </w:p>
        </w:tc>
        <w:tc>
          <w:tcPr>
            <w:tcW w:w="1132" w:type="dxa"/>
          </w:tcPr>
          <w:p w14:paraId="0BB14567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F</w:t>
            </w:r>
          </w:p>
        </w:tc>
        <w:tc>
          <w:tcPr>
            <w:tcW w:w="1132" w:type="dxa"/>
            <w:tcBorders>
              <w:bottom w:val="single" w:sz="4" w:space="0" w:color="auto"/>
            </w:tcBorders>
          </w:tcPr>
          <w:p w14:paraId="2AC0414F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Pr</w:t>
            </w:r>
            <w:proofErr w:type="spellEnd"/>
            <w:r>
              <w:rPr>
                <w:rFonts w:cs="Times New Roman"/>
                <w:b/>
                <w:szCs w:val="24"/>
              </w:rPr>
              <w:t>(&gt;F)</w:t>
            </w:r>
          </w:p>
        </w:tc>
        <w:tc>
          <w:tcPr>
            <w:tcW w:w="1133" w:type="dxa"/>
            <w:gridSpan w:val="2"/>
            <w:tcBorders>
              <w:bottom w:val="single" w:sz="4" w:space="0" w:color="auto"/>
            </w:tcBorders>
          </w:tcPr>
          <w:p w14:paraId="2C9632B7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393D87" w:rsidRPr="00934AB7" w14:paraId="429A2EDD" w14:textId="77777777" w:rsidTr="003E0AB3">
        <w:tc>
          <w:tcPr>
            <w:tcW w:w="2520" w:type="dxa"/>
            <w:tcBorders>
              <w:top w:val="single" w:sz="4" w:space="0" w:color="auto"/>
              <w:bottom w:val="nil"/>
            </w:tcBorders>
          </w:tcPr>
          <w:p w14:paraId="24943B5F" w14:textId="77777777" w:rsidR="00393D87" w:rsidRPr="00934AB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Type</w:t>
            </w:r>
          </w:p>
        </w:tc>
        <w:tc>
          <w:tcPr>
            <w:tcW w:w="630" w:type="dxa"/>
            <w:tcBorders>
              <w:top w:val="single" w:sz="4" w:space="0" w:color="auto"/>
              <w:bottom w:val="nil"/>
            </w:tcBorders>
            <w:vAlign w:val="bottom"/>
          </w:tcPr>
          <w:p w14:paraId="65B666B4" w14:textId="77777777" w:rsidR="00393D87" w:rsidRPr="00934AB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890" w:type="dxa"/>
            <w:tcBorders>
              <w:top w:val="single" w:sz="4" w:space="0" w:color="auto"/>
              <w:bottom w:val="nil"/>
            </w:tcBorders>
            <w:vAlign w:val="bottom"/>
          </w:tcPr>
          <w:p w14:paraId="218EF443" w14:textId="77777777" w:rsidR="00393D87" w:rsidRPr="00934AB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2.0175</w:t>
            </w:r>
          </w:p>
        </w:tc>
        <w:tc>
          <w:tcPr>
            <w:tcW w:w="1132" w:type="dxa"/>
            <w:tcBorders>
              <w:bottom w:val="nil"/>
            </w:tcBorders>
            <w:vAlign w:val="bottom"/>
          </w:tcPr>
          <w:p w14:paraId="043D8543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0.3053</w:t>
            </w:r>
          </w:p>
        </w:tc>
        <w:tc>
          <w:tcPr>
            <w:tcW w:w="1132" w:type="dxa"/>
            <w:tcBorders>
              <w:bottom w:val="nil"/>
            </w:tcBorders>
            <w:vAlign w:val="bottom"/>
          </w:tcPr>
          <w:p w14:paraId="472E036D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7.2513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4B464D41" w14:textId="77777777" w:rsidR="00393D87" w:rsidRPr="00934AB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0.001</w:t>
            </w:r>
          </w:p>
        </w:tc>
        <w:tc>
          <w:tcPr>
            <w:tcW w:w="1133" w:type="dxa"/>
            <w:gridSpan w:val="2"/>
            <w:tcBorders>
              <w:top w:val="single" w:sz="4" w:space="0" w:color="auto"/>
              <w:bottom w:val="nil"/>
            </w:tcBorders>
            <w:vAlign w:val="bottom"/>
          </w:tcPr>
          <w:p w14:paraId="630E9C97" w14:textId="77777777" w:rsidR="00393D87" w:rsidRPr="00934AB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***</w:t>
            </w:r>
          </w:p>
        </w:tc>
      </w:tr>
      <w:tr w:rsidR="00393D87" w:rsidRPr="00934AB7" w14:paraId="43132255" w14:textId="77777777" w:rsidTr="003E0AB3">
        <w:tc>
          <w:tcPr>
            <w:tcW w:w="2520" w:type="dxa"/>
            <w:tcBorders>
              <w:top w:val="nil"/>
              <w:bottom w:val="single" w:sz="4" w:space="0" w:color="auto"/>
            </w:tcBorders>
          </w:tcPr>
          <w:p w14:paraId="30049E3E" w14:textId="77777777" w:rsidR="00393D87" w:rsidRDefault="00393D87" w:rsidP="003E0AB3">
            <w:pPr>
              <w:keepNext/>
              <w:spacing w:before="0" w:after="0" w:line="276" w:lineRule="auto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Residual</w:t>
            </w:r>
          </w:p>
        </w:tc>
        <w:tc>
          <w:tcPr>
            <w:tcW w:w="630" w:type="dxa"/>
            <w:tcBorders>
              <w:top w:val="nil"/>
              <w:bottom w:val="single" w:sz="4" w:space="0" w:color="auto"/>
            </w:tcBorders>
            <w:vAlign w:val="bottom"/>
          </w:tcPr>
          <w:p w14:paraId="3C376EB7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vAlign w:val="bottom"/>
          </w:tcPr>
          <w:p w14:paraId="359F332E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4.5907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377B373D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0.6947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0D02FC99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46A14077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gridSpan w:val="2"/>
            <w:tcBorders>
              <w:top w:val="nil"/>
              <w:bottom w:val="single" w:sz="4" w:space="0" w:color="auto"/>
            </w:tcBorders>
            <w:vAlign w:val="bottom"/>
          </w:tcPr>
          <w:p w14:paraId="3332E8A0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E76112" w:rsidRPr="00934AB7" w14:paraId="755F0FA7" w14:textId="77777777" w:rsidTr="003E0AB3">
        <w:tc>
          <w:tcPr>
            <w:tcW w:w="2520" w:type="dxa"/>
            <w:tcBorders>
              <w:top w:val="single" w:sz="4" w:space="0" w:color="auto"/>
              <w:bottom w:val="nil"/>
            </w:tcBorders>
          </w:tcPr>
          <w:p w14:paraId="5018F969" w14:textId="77777777" w:rsidR="00E76112" w:rsidRDefault="00E76112" w:rsidP="00E7611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 (Water only)</w:t>
            </w:r>
          </w:p>
        </w:tc>
        <w:tc>
          <w:tcPr>
            <w:tcW w:w="630" w:type="dxa"/>
            <w:tcBorders>
              <w:top w:val="single" w:sz="4" w:space="0" w:color="auto"/>
              <w:bottom w:val="nil"/>
            </w:tcBorders>
            <w:vAlign w:val="bottom"/>
          </w:tcPr>
          <w:p w14:paraId="69250583" w14:textId="14BFD6FF" w:rsidR="00E76112" w:rsidRPr="00934AB7" w:rsidRDefault="00E76112" w:rsidP="00E7611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90" w:type="dxa"/>
            <w:tcBorders>
              <w:top w:val="single" w:sz="4" w:space="0" w:color="auto"/>
              <w:bottom w:val="nil"/>
            </w:tcBorders>
            <w:vAlign w:val="bottom"/>
          </w:tcPr>
          <w:p w14:paraId="4C5160A9" w14:textId="21E626D4" w:rsidR="00E76112" w:rsidRPr="00934AB7" w:rsidRDefault="00E76112" w:rsidP="00E7611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0.71911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68F606B6" w14:textId="78ECBE02" w:rsidR="00E76112" w:rsidRDefault="00E76112" w:rsidP="00E7611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0.7375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416C73B8" w14:textId="61E4E3B1" w:rsidR="00E76112" w:rsidRDefault="00E76112" w:rsidP="00E7611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28.095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78A0407E" w14:textId="09BBC5EA" w:rsidR="00E76112" w:rsidRPr="00934AB7" w:rsidRDefault="00E76112" w:rsidP="00E7611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0.006</w:t>
            </w:r>
          </w:p>
        </w:tc>
        <w:tc>
          <w:tcPr>
            <w:tcW w:w="1133" w:type="dxa"/>
            <w:gridSpan w:val="2"/>
            <w:tcBorders>
              <w:top w:val="single" w:sz="4" w:space="0" w:color="auto"/>
              <w:bottom w:val="nil"/>
            </w:tcBorders>
            <w:vAlign w:val="bottom"/>
          </w:tcPr>
          <w:p w14:paraId="36D71C22" w14:textId="4FFAC40A" w:rsidR="00E76112" w:rsidRPr="00934AB7" w:rsidRDefault="00E76112" w:rsidP="00E7611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**</w:t>
            </w:r>
          </w:p>
        </w:tc>
      </w:tr>
      <w:tr w:rsidR="00E76112" w:rsidRPr="00934AB7" w14:paraId="77FBD454" w14:textId="77777777" w:rsidTr="003E0AB3">
        <w:tc>
          <w:tcPr>
            <w:tcW w:w="2520" w:type="dxa"/>
            <w:tcBorders>
              <w:top w:val="nil"/>
              <w:bottom w:val="single" w:sz="4" w:space="0" w:color="auto"/>
            </w:tcBorders>
          </w:tcPr>
          <w:p w14:paraId="5AE8688F" w14:textId="77777777" w:rsidR="00E76112" w:rsidRDefault="00E76112" w:rsidP="00E76112">
            <w:pPr>
              <w:keepNext/>
              <w:spacing w:before="0" w:after="0" w:line="276" w:lineRule="auto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Residual</w:t>
            </w:r>
          </w:p>
        </w:tc>
        <w:tc>
          <w:tcPr>
            <w:tcW w:w="630" w:type="dxa"/>
            <w:tcBorders>
              <w:top w:val="nil"/>
              <w:bottom w:val="single" w:sz="4" w:space="0" w:color="auto"/>
            </w:tcBorders>
            <w:vAlign w:val="bottom"/>
          </w:tcPr>
          <w:p w14:paraId="21002F8F" w14:textId="3E172A9E" w:rsidR="00E76112" w:rsidRDefault="00E76112" w:rsidP="00E7611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vAlign w:val="bottom"/>
          </w:tcPr>
          <w:p w14:paraId="1F2D5339" w14:textId="1212EC4B" w:rsidR="00E76112" w:rsidRDefault="00E76112" w:rsidP="00E7611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0.25596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28DE761E" w14:textId="4063866B" w:rsidR="00E76112" w:rsidRDefault="00E76112" w:rsidP="00E7611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0.2625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79663084" w14:textId="77777777" w:rsidR="00E76112" w:rsidRDefault="00E76112" w:rsidP="00E7611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60602D10" w14:textId="77777777" w:rsidR="00E76112" w:rsidRDefault="00E76112" w:rsidP="00E7611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gridSpan w:val="2"/>
            <w:tcBorders>
              <w:top w:val="nil"/>
              <w:bottom w:val="single" w:sz="4" w:space="0" w:color="auto"/>
            </w:tcBorders>
            <w:vAlign w:val="bottom"/>
          </w:tcPr>
          <w:p w14:paraId="64ADBB6B" w14:textId="77777777" w:rsidR="00E76112" w:rsidRDefault="00E76112" w:rsidP="00E7611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5E6243" w:rsidRPr="00934AB7" w14:paraId="1E6962F7" w14:textId="77777777" w:rsidTr="003E0AB3">
        <w:tc>
          <w:tcPr>
            <w:tcW w:w="2520" w:type="dxa"/>
            <w:tcBorders>
              <w:top w:val="single" w:sz="4" w:space="0" w:color="auto"/>
              <w:bottom w:val="nil"/>
            </w:tcBorders>
          </w:tcPr>
          <w:p w14:paraId="130DA044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 (Water only)</w:t>
            </w:r>
          </w:p>
        </w:tc>
        <w:tc>
          <w:tcPr>
            <w:tcW w:w="630" w:type="dxa"/>
            <w:tcBorders>
              <w:top w:val="single" w:sz="4" w:space="0" w:color="auto"/>
              <w:bottom w:val="nil"/>
            </w:tcBorders>
            <w:vAlign w:val="bottom"/>
          </w:tcPr>
          <w:p w14:paraId="0CCA0D06" w14:textId="02BC3CC5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90" w:type="dxa"/>
            <w:tcBorders>
              <w:top w:val="single" w:sz="4" w:space="0" w:color="auto"/>
              <w:bottom w:val="nil"/>
            </w:tcBorders>
            <w:vAlign w:val="bottom"/>
          </w:tcPr>
          <w:p w14:paraId="3E625B1F" w14:textId="208D81B0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0.02426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5E4E9A16" w14:textId="0FFDF41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0.02488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087A386E" w14:textId="6E69B28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0.2551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53D37FCB" w14:textId="6CE12D2A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0.719</w:t>
            </w:r>
          </w:p>
        </w:tc>
        <w:tc>
          <w:tcPr>
            <w:tcW w:w="1133" w:type="dxa"/>
            <w:gridSpan w:val="2"/>
            <w:tcBorders>
              <w:top w:val="single" w:sz="4" w:space="0" w:color="auto"/>
              <w:bottom w:val="nil"/>
            </w:tcBorders>
            <w:vAlign w:val="bottom"/>
          </w:tcPr>
          <w:p w14:paraId="73DA728C" w14:textId="77777777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5E6243" w:rsidRPr="00934AB7" w14:paraId="2F0F5E12" w14:textId="77777777" w:rsidTr="003E0AB3">
        <w:tc>
          <w:tcPr>
            <w:tcW w:w="2520" w:type="dxa"/>
            <w:tcBorders>
              <w:top w:val="nil"/>
              <w:bottom w:val="single" w:sz="4" w:space="0" w:color="auto"/>
            </w:tcBorders>
          </w:tcPr>
          <w:p w14:paraId="4C066C2E" w14:textId="77777777" w:rsidR="005E6243" w:rsidRDefault="005E6243" w:rsidP="005E6243">
            <w:pPr>
              <w:keepNext/>
              <w:spacing w:before="0" w:after="0" w:line="276" w:lineRule="auto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Residual</w:t>
            </w:r>
          </w:p>
        </w:tc>
        <w:tc>
          <w:tcPr>
            <w:tcW w:w="630" w:type="dxa"/>
            <w:tcBorders>
              <w:top w:val="nil"/>
              <w:bottom w:val="single" w:sz="4" w:space="0" w:color="auto"/>
            </w:tcBorders>
            <w:vAlign w:val="bottom"/>
          </w:tcPr>
          <w:p w14:paraId="2D71015F" w14:textId="1B2001DD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vAlign w:val="bottom"/>
          </w:tcPr>
          <w:p w14:paraId="634E5920" w14:textId="74005D04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0.9508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4FBE02A1" w14:textId="303FF2E2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0.97512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4777CACE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59AC2563" w14:textId="77777777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gridSpan w:val="2"/>
            <w:tcBorders>
              <w:top w:val="nil"/>
              <w:bottom w:val="single" w:sz="4" w:space="0" w:color="auto"/>
            </w:tcBorders>
            <w:vAlign w:val="bottom"/>
          </w:tcPr>
          <w:p w14:paraId="3C233E07" w14:textId="77777777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393D87" w:rsidRPr="003C276F" w14:paraId="2C89FEB4" w14:textId="77777777" w:rsidTr="003E0AB3">
        <w:trPr>
          <w:gridAfter w:val="1"/>
          <w:wAfter w:w="8" w:type="dxa"/>
        </w:trPr>
        <w:tc>
          <w:tcPr>
            <w:tcW w:w="9561" w:type="dxa"/>
            <w:gridSpan w:val="7"/>
            <w:shd w:val="clear" w:color="auto" w:fill="D9D9D9" w:themeFill="background1" w:themeFillShade="D9"/>
          </w:tcPr>
          <w:p w14:paraId="7B98B5F9" w14:textId="77777777" w:rsidR="00393D87" w:rsidRPr="003C276F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>
              <w:rPr>
                <w:rFonts w:cs="Times New Roman"/>
                <w:b/>
                <w:bCs/>
                <w:szCs w:val="24"/>
              </w:rPr>
              <w:t xml:space="preserve">Trial 2 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– </w:t>
            </w:r>
            <w:r>
              <w:rPr>
                <w:rFonts w:cs="Times New Roman"/>
                <w:b/>
                <w:bCs/>
                <w:iCs/>
                <w:szCs w:val="24"/>
              </w:rPr>
              <w:t>Bray-Curtis beta-diversity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393D87" w14:paraId="0CD7B6C9" w14:textId="77777777" w:rsidTr="003E0AB3">
        <w:tc>
          <w:tcPr>
            <w:tcW w:w="2520" w:type="dxa"/>
            <w:tcBorders>
              <w:bottom w:val="single" w:sz="4" w:space="0" w:color="auto"/>
            </w:tcBorders>
          </w:tcPr>
          <w:p w14:paraId="44FD12F0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630" w:type="dxa"/>
            <w:tcBorders>
              <w:bottom w:val="single" w:sz="4" w:space="0" w:color="auto"/>
            </w:tcBorders>
          </w:tcPr>
          <w:p w14:paraId="3BCC48F8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890" w:type="dxa"/>
            <w:tcBorders>
              <w:bottom w:val="single" w:sz="4" w:space="0" w:color="auto"/>
            </w:tcBorders>
          </w:tcPr>
          <w:p w14:paraId="27182C62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Sum of Squares</w:t>
            </w:r>
          </w:p>
        </w:tc>
        <w:tc>
          <w:tcPr>
            <w:tcW w:w="1132" w:type="dxa"/>
          </w:tcPr>
          <w:p w14:paraId="656B80B8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R</w:t>
            </w:r>
            <w:r w:rsidRPr="003010CB">
              <w:rPr>
                <w:rFonts w:cs="Times New Roman"/>
                <w:b/>
                <w:szCs w:val="24"/>
                <w:vertAlign w:val="superscript"/>
              </w:rPr>
              <w:t>2</w:t>
            </w:r>
          </w:p>
        </w:tc>
        <w:tc>
          <w:tcPr>
            <w:tcW w:w="1132" w:type="dxa"/>
          </w:tcPr>
          <w:p w14:paraId="6835F9DE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F</w:t>
            </w:r>
          </w:p>
        </w:tc>
        <w:tc>
          <w:tcPr>
            <w:tcW w:w="1132" w:type="dxa"/>
            <w:tcBorders>
              <w:bottom w:val="single" w:sz="4" w:space="0" w:color="auto"/>
            </w:tcBorders>
          </w:tcPr>
          <w:p w14:paraId="79BFB07B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Pr</w:t>
            </w:r>
            <w:proofErr w:type="spellEnd"/>
            <w:r>
              <w:rPr>
                <w:rFonts w:cs="Times New Roman"/>
                <w:b/>
                <w:szCs w:val="24"/>
              </w:rPr>
              <w:t>(&gt;F)</w:t>
            </w:r>
          </w:p>
        </w:tc>
        <w:tc>
          <w:tcPr>
            <w:tcW w:w="1133" w:type="dxa"/>
            <w:gridSpan w:val="2"/>
            <w:tcBorders>
              <w:bottom w:val="single" w:sz="4" w:space="0" w:color="auto"/>
            </w:tcBorders>
          </w:tcPr>
          <w:p w14:paraId="49E26208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5E6243" w:rsidRPr="00934AB7" w14:paraId="7AAF71E3" w14:textId="77777777" w:rsidTr="003E0AB3">
        <w:tc>
          <w:tcPr>
            <w:tcW w:w="2520" w:type="dxa"/>
            <w:tcBorders>
              <w:top w:val="single" w:sz="4" w:space="0" w:color="auto"/>
              <w:bottom w:val="nil"/>
            </w:tcBorders>
          </w:tcPr>
          <w:p w14:paraId="4A8BE362" w14:textId="77777777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Type</w:t>
            </w:r>
          </w:p>
        </w:tc>
        <w:tc>
          <w:tcPr>
            <w:tcW w:w="630" w:type="dxa"/>
            <w:tcBorders>
              <w:top w:val="single" w:sz="4" w:space="0" w:color="auto"/>
              <w:bottom w:val="nil"/>
            </w:tcBorders>
            <w:vAlign w:val="bottom"/>
          </w:tcPr>
          <w:p w14:paraId="739F0070" w14:textId="0CB169B2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890" w:type="dxa"/>
            <w:tcBorders>
              <w:top w:val="single" w:sz="4" w:space="0" w:color="auto"/>
              <w:bottom w:val="nil"/>
            </w:tcBorders>
            <w:vAlign w:val="bottom"/>
          </w:tcPr>
          <w:p w14:paraId="35E0C0B9" w14:textId="1CE5DFEC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2.7762</w:t>
            </w:r>
          </w:p>
        </w:tc>
        <w:tc>
          <w:tcPr>
            <w:tcW w:w="1132" w:type="dxa"/>
            <w:tcBorders>
              <w:bottom w:val="nil"/>
            </w:tcBorders>
            <w:vAlign w:val="bottom"/>
          </w:tcPr>
          <w:p w14:paraId="0A4E52C0" w14:textId="64A073C1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0.57915</w:t>
            </w:r>
          </w:p>
        </w:tc>
        <w:tc>
          <w:tcPr>
            <w:tcW w:w="1132" w:type="dxa"/>
            <w:tcBorders>
              <w:bottom w:val="nil"/>
            </w:tcBorders>
            <w:vAlign w:val="bottom"/>
          </w:tcPr>
          <w:p w14:paraId="79C9458C" w14:textId="728E2684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20.642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397DF5BC" w14:textId="0CE3017F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0.001</w:t>
            </w:r>
          </w:p>
        </w:tc>
        <w:tc>
          <w:tcPr>
            <w:tcW w:w="1133" w:type="dxa"/>
            <w:gridSpan w:val="2"/>
            <w:tcBorders>
              <w:top w:val="single" w:sz="4" w:space="0" w:color="auto"/>
              <w:bottom w:val="nil"/>
            </w:tcBorders>
            <w:vAlign w:val="bottom"/>
          </w:tcPr>
          <w:p w14:paraId="3048FA1A" w14:textId="1EB9C3FB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***</w:t>
            </w:r>
          </w:p>
        </w:tc>
      </w:tr>
      <w:tr w:rsidR="005E6243" w:rsidRPr="00934AB7" w14:paraId="2D745E33" w14:textId="77777777" w:rsidTr="003E0AB3">
        <w:tc>
          <w:tcPr>
            <w:tcW w:w="2520" w:type="dxa"/>
            <w:tcBorders>
              <w:top w:val="nil"/>
              <w:bottom w:val="single" w:sz="4" w:space="0" w:color="auto"/>
            </w:tcBorders>
          </w:tcPr>
          <w:p w14:paraId="37B10561" w14:textId="77777777" w:rsidR="005E6243" w:rsidRDefault="005E6243" w:rsidP="005E6243">
            <w:pPr>
              <w:keepNext/>
              <w:spacing w:before="0" w:after="0" w:line="276" w:lineRule="auto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Residual</w:t>
            </w:r>
          </w:p>
        </w:tc>
        <w:tc>
          <w:tcPr>
            <w:tcW w:w="630" w:type="dxa"/>
            <w:tcBorders>
              <w:top w:val="nil"/>
              <w:bottom w:val="single" w:sz="4" w:space="0" w:color="auto"/>
            </w:tcBorders>
            <w:vAlign w:val="bottom"/>
          </w:tcPr>
          <w:p w14:paraId="1D283414" w14:textId="36189053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vAlign w:val="bottom"/>
          </w:tcPr>
          <w:p w14:paraId="2A62B4F0" w14:textId="40FC697F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2.0173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27C43494" w14:textId="66D242A6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0.42085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2D21DFFE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079ADF08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gridSpan w:val="2"/>
            <w:tcBorders>
              <w:top w:val="nil"/>
              <w:bottom w:val="single" w:sz="4" w:space="0" w:color="auto"/>
            </w:tcBorders>
            <w:vAlign w:val="bottom"/>
          </w:tcPr>
          <w:p w14:paraId="5B6ADB85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5E6243" w:rsidRPr="00934AB7" w14:paraId="44C3B5BA" w14:textId="77777777" w:rsidTr="003E0AB3">
        <w:tc>
          <w:tcPr>
            <w:tcW w:w="2520" w:type="dxa"/>
            <w:tcBorders>
              <w:top w:val="single" w:sz="4" w:space="0" w:color="auto"/>
              <w:bottom w:val="nil"/>
            </w:tcBorders>
          </w:tcPr>
          <w:p w14:paraId="644E9F0B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 (Water only)</w:t>
            </w:r>
          </w:p>
        </w:tc>
        <w:tc>
          <w:tcPr>
            <w:tcW w:w="630" w:type="dxa"/>
            <w:tcBorders>
              <w:top w:val="single" w:sz="4" w:space="0" w:color="auto"/>
              <w:bottom w:val="nil"/>
            </w:tcBorders>
            <w:vAlign w:val="bottom"/>
          </w:tcPr>
          <w:p w14:paraId="37386501" w14:textId="09BABBC5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90" w:type="dxa"/>
            <w:tcBorders>
              <w:top w:val="single" w:sz="4" w:space="0" w:color="auto"/>
              <w:bottom w:val="nil"/>
            </w:tcBorders>
            <w:vAlign w:val="bottom"/>
          </w:tcPr>
          <w:p w14:paraId="0987A272" w14:textId="406A97FB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0.18331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336FA30A" w14:textId="6946B5B1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0.24214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5CCE963D" w14:textId="3CE3F8C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3.195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7C6699AB" w14:textId="7435DDC3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0.013</w:t>
            </w:r>
          </w:p>
        </w:tc>
        <w:tc>
          <w:tcPr>
            <w:tcW w:w="1133" w:type="dxa"/>
            <w:gridSpan w:val="2"/>
            <w:tcBorders>
              <w:top w:val="single" w:sz="4" w:space="0" w:color="auto"/>
              <w:bottom w:val="nil"/>
            </w:tcBorders>
            <w:vAlign w:val="bottom"/>
          </w:tcPr>
          <w:p w14:paraId="07222A76" w14:textId="220140BF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*</w:t>
            </w:r>
          </w:p>
        </w:tc>
      </w:tr>
      <w:tr w:rsidR="005E6243" w:rsidRPr="00934AB7" w14:paraId="7B1474A4" w14:textId="77777777" w:rsidTr="003E0AB3">
        <w:tc>
          <w:tcPr>
            <w:tcW w:w="2520" w:type="dxa"/>
            <w:tcBorders>
              <w:top w:val="nil"/>
              <w:bottom w:val="single" w:sz="4" w:space="0" w:color="auto"/>
            </w:tcBorders>
          </w:tcPr>
          <w:p w14:paraId="231F77A4" w14:textId="77777777" w:rsidR="005E6243" w:rsidRDefault="005E6243" w:rsidP="005E6243">
            <w:pPr>
              <w:keepNext/>
              <w:spacing w:before="0" w:after="0" w:line="276" w:lineRule="auto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Residual</w:t>
            </w:r>
          </w:p>
        </w:tc>
        <w:tc>
          <w:tcPr>
            <w:tcW w:w="630" w:type="dxa"/>
            <w:tcBorders>
              <w:top w:val="nil"/>
              <w:bottom w:val="single" w:sz="4" w:space="0" w:color="auto"/>
            </w:tcBorders>
            <w:vAlign w:val="bottom"/>
          </w:tcPr>
          <w:p w14:paraId="093D849B" w14:textId="7E38702E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vAlign w:val="bottom"/>
          </w:tcPr>
          <w:p w14:paraId="1814E05D" w14:textId="3BEDF369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0.57375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73F01025" w14:textId="39D3A262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0.75786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5BA85CC4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64FBB8D2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gridSpan w:val="2"/>
            <w:tcBorders>
              <w:top w:val="nil"/>
              <w:bottom w:val="single" w:sz="4" w:space="0" w:color="auto"/>
            </w:tcBorders>
            <w:vAlign w:val="bottom"/>
          </w:tcPr>
          <w:p w14:paraId="27EE4687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5E6243" w:rsidRPr="00934AB7" w14:paraId="6E0216D6" w14:textId="77777777" w:rsidTr="003E0AB3">
        <w:tc>
          <w:tcPr>
            <w:tcW w:w="2520" w:type="dxa"/>
            <w:tcBorders>
              <w:top w:val="single" w:sz="4" w:space="0" w:color="auto"/>
              <w:bottom w:val="nil"/>
            </w:tcBorders>
          </w:tcPr>
          <w:p w14:paraId="5ACBC258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 (Water only)</w:t>
            </w:r>
          </w:p>
        </w:tc>
        <w:tc>
          <w:tcPr>
            <w:tcW w:w="630" w:type="dxa"/>
            <w:tcBorders>
              <w:top w:val="single" w:sz="4" w:space="0" w:color="auto"/>
              <w:bottom w:val="nil"/>
            </w:tcBorders>
            <w:vAlign w:val="bottom"/>
          </w:tcPr>
          <w:p w14:paraId="55EB9318" w14:textId="47FA85F5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90" w:type="dxa"/>
            <w:tcBorders>
              <w:top w:val="single" w:sz="4" w:space="0" w:color="auto"/>
              <w:bottom w:val="nil"/>
            </w:tcBorders>
            <w:vAlign w:val="bottom"/>
          </w:tcPr>
          <w:p w14:paraId="4976D37D" w14:textId="0A9A2B55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0.07318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6E9C3F18" w14:textId="768BC7A8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0.09666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7B2D7001" w14:textId="5D8C52BD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1.07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192ED2F9" w14:textId="4F9E1ACF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0.316</w:t>
            </w:r>
          </w:p>
        </w:tc>
        <w:tc>
          <w:tcPr>
            <w:tcW w:w="1133" w:type="dxa"/>
            <w:gridSpan w:val="2"/>
            <w:tcBorders>
              <w:top w:val="single" w:sz="4" w:space="0" w:color="auto"/>
              <w:bottom w:val="nil"/>
            </w:tcBorders>
            <w:vAlign w:val="bottom"/>
          </w:tcPr>
          <w:p w14:paraId="346050A2" w14:textId="77777777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5E6243" w:rsidRPr="00934AB7" w14:paraId="78ECCBA4" w14:textId="77777777" w:rsidTr="003E0AB3">
        <w:tc>
          <w:tcPr>
            <w:tcW w:w="2520" w:type="dxa"/>
            <w:tcBorders>
              <w:top w:val="nil"/>
              <w:bottom w:val="single" w:sz="4" w:space="0" w:color="auto"/>
            </w:tcBorders>
          </w:tcPr>
          <w:p w14:paraId="61331497" w14:textId="77777777" w:rsidR="005E6243" w:rsidRDefault="005E6243" w:rsidP="005E6243">
            <w:pPr>
              <w:keepNext/>
              <w:spacing w:before="0" w:after="0" w:line="276" w:lineRule="auto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Residual</w:t>
            </w:r>
          </w:p>
        </w:tc>
        <w:tc>
          <w:tcPr>
            <w:tcW w:w="630" w:type="dxa"/>
            <w:tcBorders>
              <w:top w:val="nil"/>
              <w:bottom w:val="single" w:sz="4" w:space="0" w:color="auto"/>
            </w:tcBorders>
            <w:vAlign w:val="bottom"/>
          </w:tcPr>
          <w:p w14:paraId="7FA9C0A4" w14:textId="208C3160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vAlign w:val="bottom"/>
          </w:tcPr>
          <w:p w14:paraId="2E5040FA" w14:textId="17E4B4D1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0.68389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57D971CA" w14:textId="6BAC164F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0.90334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4BEF2A59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31387B9D" w14:textId="77777777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gridSpan w:val="2"/>
            <w:tcBorders>
              <w:top w:val="nil"/>
              <w:bottom w:val="single" w:sz="4" w:space="0" w:color="auto"/>
            </w:tcBorders>
            <w:vAlign w:val="bottom"/>
          </w:tcPr>
          <w:p w14:paraId="5EEB035C" w14:textId="77777777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393D87" w:rsidRPr="003C276F" w14:paraId="44033943" w14:textId="77777777" w:rsidTr="003E0AB3">
        <w:trPr>
          <w:gridAfter w:val="1"/>
          <w:wAfter w:w="8" w:type="dxa"/>
        </w:trPr>
        <w:tc>
          <w:tcPr>
            <w:tcW w:w="9561" w:type="dxa"/>
            <w:gridSpan w:val="7"/>
            <w:shd w:val="clear" w:color="auto" w:fill="D9D9D9" w:themeFill="background1" w:themeFillShade="D9"/>
          </w:tcPr>
          <w:p w14:paraId="2F4D5002" w14:textId="77777777" w:rsidR="00393D87" w:rsidRPr="003C276F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>
              <w:rPr>
                <w:rFonts w:cs="Times New Roman"/>
                <w:b/>
                <w:bCs/>
                <w:szCs w:val="24"/>
              </w:rPr>
              <w:t xml:space="preserve">Trial 3 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– </w:t>
            </w:r>
            <w:r>
              <w:rPr>
                <w:rFonts w:cs="Times New Roman"/>
                <w:b/>
                <w:bCs/>
                <w:iCs/>
                <w:szCs w:val="24"/>
              </w:rPr>
              <w:t>Bray-Curtis beta-diversity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393D87" w14:paraId="5E93BE56" w14:textId="77777777" w:rsidTr="003E0AB3">
        <w:tc>
          <w:tcPr>
            <w:tcW w:w="2520" w:type="dxa"/>
            <w:tcBorders>
              <w:bottom w:val="single" w:sz="4" w:space="0" w:color="auto"/>
            </w:tcBorders>
          </w:tcPr>
          <w:p w14:paraId="4AB8A5B1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630" w:type="dxa"/>
            <w:tcBorders>
              <w:bottom w:val="single" w:sz="4" w:space="0" w:color="auto"/>
            </w:tcBorders>
          </w:tcPr>
          <w:p w14:paraId="28B955C9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890" w:type="dxa"/>
            <w:tcBorders>
              <w:bottom w:val="single" w:sz="4" w:space="0" w:color="auto"/>
            </w:tcBorders>
          </w:tcPr>
          <w:p w14:paraId="691CDBBB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Sum of Squares</w:t>
            </w:r>
          </w:p>
        </w:tc>
        <w:tc>
          <w:tcPr>
            <w:tcW w:w="1132" w:type="dxa"/>
          </w:tcPr>
          <w:p w14:paraId="13267B5D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R</w:t>
            </w:r>
            <w:r w:rsidRPr="003010CB">
              <w:rPr>
                <w:rFonts w:cs="Times New Roman"/>
                <w:b/>
                <w:szCs w:val="24"/>
                <w:vertAlign w:val="superscript"/>
              </w:rPr>
              <w:t>2</w:t>
            </w:r>
          </w:p>
        </w:tc>
        <w:tc>
          <w:tcPr>
            <w:tcW w:w="1132" w:type="dxa"/>
          </w:tcPr>
          <w:p w14:paraId="46575DE0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F</w:t>
            </w:r>
          </w:p>
        </w:tc>
        <w:tc>
          <w:tcPr>
            <w:tcW w:w="1132" w:type="dxa"/>
            <w:tcBorders>
              <w:bottom w:val="single" w:sz="4" w:space="0" w:color="auto"/>
            </w:tcBorders>
          </w:tcPr>
          <w:p w14:paraId="20B931F8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Pr</w:t>
            </w:r>
            <w:proofErr w:type="spellEnd"/>
            <w:r>
              <w:rPr>
                <w:rFonts w:cs="Times New Roman"/>
                <w:b/>
                <w:szCs w:val="24"/>
              </w:rPr>
              <w:t>(&gt;F)</w:t>
            </w:r>
          </w:p>
        </w:tc>
        <w:tc>
          <w:tcPr>
            <w:tcW w:w="1133" w:type="dxa"/>
            <w:gridSpan w:val="2"/>
            <w:tcBorders>
              <w:bottom w:val="single" w:sz="4" w:space="0" w:color="auto"/>
            </w:tcBorders>
          </w:tcPr>
          <w:p w14:paraId="7BBEB787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5E6243" w:rsidRPr="00934AB7" w14:paraId="19DD2923" w14:textId="77777777" w:rsidTr="003E0AB3">
        <w:tc>
          <w:tcPr>
            <w:tcW w:w="2520" w:type="dxa"/>
            <w:tcBorders>
              <w:top w:val="single" w:sz="4" w:space="0" w:color="auto"/>
              <w:bottom w:val="nil"/>
            </w:tcBorders>
          </w:tcPr>
          <w:p w14:paraId="64F9D2AA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630" w:type="dxa"/>
            <w:tcBorders>
              <w:top w:val="single" w:sz="4" w:space="0" w:color="auto"/>
              <w:bottom w:val="nil"/>
            </w:tcBorders>
            <w:vAlign w:val="bottom"/>
          </w:tcPr>
          <w:p w14:paraId="5F13B366" w14:textId="23D0B72E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90" w:type="dxa"/>
            <w:tcBorders>
              <w:top w:val="single" w:sz="4" w:space="0" w:color="auto"/>
              <w:bottom w:val="nil"/>
            </w:tcBorders>
            <w:vAlign w:val="bottom"/>
          </w:tcPr>
          <w:p w14:paraId="11D642A0" w14:textId="18B16AA1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0.14732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63C69D2F" w14:textId="65D9DAB9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0.32893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55890298" w14:textId="785BECD0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7.8424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043557FD" w14:textId="79F49C77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0.002</w:t>
            </w:r>
          </w:p>
        </w:tc>
        <w:tc>
          <w:tcPr>
            <w:tcW w:w="1133" w:type="dxa"/>
            <w:gridSpan w:val="2"/>
            <w:tcBorders>
              <w:top w:val="single" w:sz="4" w:space="0" w:color="auto"/>
              <w:bottom w:val="nil"/>
            </w:tcBorders>
            <w:vAlign w:val="bottom"/>
          </w:tcPr>
          <w:p w14:paraId="0D7D456D" w14:textId="42DEEB74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**</w:t>
            </w:r>
          </w:p>
        </w:tc>
      </w:tr>
      <w:tr w:rsidR="005E6243" w:rsidRPr="00934AB7" w14:paraId="2CEA09A1" w14:textId="77777777" w:rsidTr="003E0AB3">
        <w:tc>
          <w:tcPr>
            <w:tcW w:w="2520" w:type="dxa"/>
            <w:tcBorders>
              <w:top w:val="nil"/>
              <w:bottom w:val="single" w:sz="4" w:space="0" w:color="auto"/>
            </w:tcBorders>
          </w:tcPr>
          <w:p w14:paraId="547FE294" w14:textId="77777777" w:rsidR="005E6243" w:rsidRDefault="005E6243" w:rsidP="005E6243">
            <w:pPr>
              <w:keepNext/>
              <w:spacing w:before="0" w:after="0" w:line="276" w:lineRule="auto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Residual</w:t>
            </w:r>
          </w:p>
        </w:tc>
        <w:tc>
          <w:tcPr>
            <w:tcW w:w="630" w:type="dxa"/>
            <w:tcBorders>
              <w:top w:val="nil"/>
              <w:bottom w:val="single" w:sz="4" w:space="0" w:color="auto"/>
            </w:tcBorders>
            <w:vAlign w:val="bottom"/>
          </w:tcPr>
          <w:p w14:paraId="492430D1" w14:textId="5BF0FB4B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vAlign w:val="bottom"/>
          </w:tcPr>
          <w:p w14:paraId="0C718EBB" w14:textId="66E0B31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0.30056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7B7D5660" w14:textId="162E508F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0.67107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126794CB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2AC3E339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gridSpan w:val="2"/>
            <w:tcBorders>
              <w:top w:val="nil"/>
              <w:bottom w:val="single" w:sz="4" w:space="0" w:color="auto"/>
            </w:tcBorders>
            <w:vAlign w:val="bottom"/>
          </w:tcPr>
          <w:p w14:paraId="37F0D361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5E6243" w:rsidRPr="00934AB7" w14:paraId="673834C4" w14:textId="77777777" w:rsidTr="003E0AB3">
        <w:tc>
          <w:tcPr>
            <w:tcW w:w="2520" w:type="dxa"/>
            <w:tcBorders>
              <w:top w:val="single" w:sz="4" w:space="0" w:color="auto"/>
              <w:bottom w:val="nil"/>
            </w:tcBorders>
          </w:tcPr>
          <w:p w14:paraId="1871FC26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Treatment </w:t>
            </w:r>
          </w:p>
        </w:tc>
        <w:tc>
          <w:tcPr>
            <w:tcW w:w="630" w:type="dxa"/>
            <w:tcBorders>
              <w:top w:val="single" w:sz="4" w:space="0" w:color="auto"/>
              <w:bottom w:val="nil"/>
            </w:tcBorders>
            <w:vAlign w:val="bottom"/>
          </w:tcPr>
          <w:p w14:paraId="67E30EA6" w14:textId="33D7DE24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90" w:type="dxa"/>
            <w:tcBorders>
              <w:top w:val="single" w:sz="4" w:space="0" w:color="auto"/>
              <w:bottom w:val="nil"/>
            </w:tcBorders>
            <w:vAlign w:val="bottom"/>
          </w:tcPr>
          <w:p w14:paraId="0CB5F623" w14:textId="59B8B071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0.02889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3BB04B8C" w14:textId="7D384DC6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0.06451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754F017D" w14:textId="20B842AD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1.1033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bottom"/>
          </w:tcPr>
          <w:p w14:paraId="72F90B1F" w14:textId="2B8670FB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0.337</w:t>
            </w:r>
          </w:p>
        </w:tc>
        <w:tc>
          <w:tcPr>
            <w:tcW w:w="1133" w:type="dxa"/>
            <w:gridSpan w:val="2"/>
            <w:tcBorders>
              <w:top w:val="single" w:sz="4" w:space="0" w:color="auto"/>
              <w:bottom w:val="nil"/>
            </w:tcBorders>
            <w:vAlign w:val="bottom"/>
          </w:tcPr>
          <w:p w14:paraId="572CA80F" w14:textId="77777777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5E6243" w:rsidRPr="00934AB7" w14:paraId="322E3432" w14:textId="77777777" w:rsidTr="003E0AB3">
        <w:tc>
          <w:tcPr>
            <w:tcW w:w="2520" w:type="dxa"/>
            <w:tcBorders>
              <w:top w:val="nil"/>
              <w:bottom w:val="single" w:sz="4" w:space="0" w:color="auto"/>
            </w:tcBorders>
          </w:tcPr>
          <w:p w14:paraId="724D43ED" w14:textId="77777777" w:rsidR="005E6243" w:rsidRDefault="005E6243" w:rsidP="005E6243">
            <w:pPr>
              <w:keepNext/>
              <w:spacing w:before="0" w:after="0" w:line="276" w:lineRule="auto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Residual</w:t>
            </w:r>
          </w:p>
        </w:tc>
        <w:tc>
          <w:tcPr>
            <w:tcW w:w="630" w:type="dxa"/>
            <w:tcBorders>
              <w:top w:val="nil"/>
              <w:bottom w:val="single" w:sz="4" w:space="0" w:color="auto"/>
            </w:tcBorders>
            <w:vAlign w:val="bottom"/>
          </w:tcPr>
          <w:p w14:paraId="1933DD8D" w14:textId="7522FBAE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vAlign w:val="bottom"/>
          </w:tcPr>
          <w:p w14:paraId="75C726D6" w14:textId="53AD87DC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0.41898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7429DDEB" w14:textId="5345B96A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0.93549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05337C15" w14:textId="77777777" w:rsidR="005E6243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232BE0E9" w14:textId="77777777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gridSpan w:val="2"/>
            <w:tcBorders>
              <w:top w:val="nil"/>
              <w:bottom w:val="single" w:sz="4" w:space="0" w:color="auto"/>
            </w:tcBorders>
            <w:vAlign w:val="bottom"/>
          </w:tcPr>
          <w:p w14:paraId="656015B9" w14:textId="77777777" w:rsidR="005E6243" w:rsidRPr="00934AB7" w:rsidRDefault="005E6243" w:rsidP="005E624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393D87" w:rsidRPr="00934AB7" w14:paraId="00829839" w14:textId="77777777" w:rsidTr="00CB7AE0">
        <w:tc>
          <w:tcPr>
            <w:tcW w:w="2520" w:type="dxa"/>
            <w:tcBorders>
              <w:top w:val="single" w:sz="4" w:space="0" w:color="auto"/>
              <w:bottom w:val="nil"/>
            </w:tcBorders>
          </w:tcPr>
          <w:p w14:paraId="298033B7" w14:textId="423211EB" w:rsidR="00393D87" w:rsidRDefault="002A4474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Water Source Group</w:t>
            </w:r>
            <w:r w:rsidR="008C341F">
              <w:rPr>
                <w:rFonts w:cs="Times New Roman"/>
                <w:szCs w:val="24"/>
              </w:rPr>
              <w:t xml:space="preserve"> (Figure S3)</w:t>
            </w:r>
            <w:r w:rsidR="00393D87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630" w:type="dxa"/>
            <w:tcBorders>
              <w:top w:val="single" w:sz="4" w:space="0" w:color="auto"/>
              <w:bottom w:val="nil"/>
            </w:tcBorders>
            <w:vAlign w:val="center"/>
          </w:tcPr>
          <w:p w14:paraId="364CBF3C" w14:textId="67FD6B0B" w:rsidR="00393D87" w:rsidRDefault="00E06B9C" w:rsidP="00CB7AE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890" w:type="dxa"/>
            <w:tcBorders>
              <w:top w:val="single" w:sz="4" w:space="0" w:color="auto"/>
              <w:bottom w:val="nil"/>
            </w:tcBorders>
            <w:vAlign w:val="center"/>
          </w:tcPr>
          <w:p w14:paraId="39512CC6" w14:textId="0BF7115D" w:rsidR="00393D87" w:rsidRPr="00934AB7" w:rsidRDefault="00393D87" w:rsidP="00CB7AE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</w:t>
            </w:r>
            <w:r w:rsidR="00D0383E">
              <w:rPr>
                <w:color w:val="000000"/>
              </w:rPr>
              <w:t>37087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center"/>
          </w:tcPr>
          <w:p w14:paraId="7A2F88CF" w14:textId="7B2A270F" w:rsidR="00393D87" w:rsidRDefault="00D0383E" w:rsidP="00CB7AE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0.57173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center"/>
          </w:tcPr>
          <w:p w14:paraId="0CA06816" w14:textId="35D5006D" w:rsidR="00393D87" w:rsidRDefault="009B133D" w:rsidP="00CB7AE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8.9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vAlign w:val="center"/>
          </w:tcPr>
          <w:p w14:paraId="00C5C347" w14:textId="6CAD8A4F" w:rsidR="00393D87" w:rsidRPr="00934AB7" w:rsidRDefault="009B133D" w:rsidP="00CB7AE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0.001</w:t>
            </w:r>
          </w:p>
        </w:tc>
        <w:tc>
          <w:tcPr>
            <w:tcW w:w="113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3DE11F82" w14:textId="3A2E385F" w:rsidR="00393D87" w:rsidRPr="00934AB7" w:rsidRDefault="00600AD7" w:rsidP="00CB7AE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***</w:t>
            </w:r>
          </w:p>
        </w:tc>
      </w:tr>
      <w:tr w:rsidR="00393D87" w:rsidRPr="00934AB7" w14:paraId="5DB60E2C" w14:textId="77777777" w:rsidTr="003E0AB3">
        <w:tc>
          <w:tcPr>
            <w:tcW w:w="2520" w:type="dxa"/>
            <w:tcBorders>
              <w:top w:val="nil"/>
              <w:bottom w:val="single" w:sz="4" w:space="0" w:color="auto"/>
            </w:tcBorders>
          </w:tcPr>
          <w:p w14:paraId="2D16610E" w14:textId="77777777" w:rsidR="00393D87" w:rsidRDefault="00393D87" w:rsidP="003E0AB3">
            <w:pPr>
              <w:keepNext/>
              <w:spacing w:before="0" w:after="0" w:line="276" w:lineRule="auto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Residual</w:t>
            </w:r>
          </w:p>
        </w:tc>
        <w:tc>
          <w:tcPr>
            <w:tcW w:w="630" w:type="dxa"/>
            <w:tcBorders>
              <w:top w:val="nil"/>
              <w:bottom w:val="single" w:sz="4" w:space="0" w:color="auto"/>
            </w:tcBorders>
            <w:vAlign w:val="bottom"/>
          </w:tcPr>
          <w:p w14:paraId="4E961F37" w14:textId="21CFD86F" w:rsidR="00393D87" w:rsidRDefault="00E06B9C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</w:t>
            </w:r>
          </w:p>
        </w:tc>
        <w:tc>
          <w:tcPr>
            <w:tcW w:w="1890" w:type="dxa"/>
            <w:tcBorders>
              <w:top w:val="nil"/>
              <w:bottom w:val="single" w:sz="4" w:space="0" w:color="auto"/>
            </w:tcBorders>
            <w:vAlign w:val="bottom"/>
          </w:tcPr>
          <w:p w14:paraId="7038711C" w14:textId="439B62D9" w:rsidR="00393D87" w:rsidRPr="00934AB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0.</w:t>
            </w:r>
            <w:r w:rsidR="00D0383E">
              <w:rPr>
                <w:color w:val="000000"/>
              </w:rPr>
              <w:t>27781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40582586" w14:textId="5C176097" w:rsidR="00393D87" w:rsidRDefault="00D0383E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0.42827</w:t>
            </w: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10A46451" w14:textId="77777777" w:rsidR="00393D8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vAlign w:val="bottom"/>
          </w:tcPr>
          <w:p w14:paraId="0DA93AB7" w14:textId="77777777" w:rsidR="00393D87" w:rsidRPr="00934AB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gridSpan w:val="2"/>
            <w:tcBorders>
              <w:top w:val="nil"/>
              <w:bottom w:val="single" w:sz="4" w:space="0" w:color="auto"/>
            </w:tcBorders>
          </w:tcPr>
          <w:p w14:paraId="303E364E" w14:textId="77777777" w:rsidR="00393D87" w:rsidRPr="00934AB7" w:rsidRDefault="00393D87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</w:tbl>
    <w:p w14:paraId="46A4C925" w14:textId="77777777" w:rsidR="00393D87" w:rsidRDefault="00393D87" w:rsidP="00654E8F">
      <w:pPr>
        <w:spacing w:before="240"/>
        <w:rPr>
          <w:rFonts w:cs="Times New Roman"/>
          <w:b/>
          <w:szCs w:val="24"/>
        </w:rPr>
      </w:pPr>
    </w:p>
    <w:p w14:paraId="44514965" w14:textId="77777777" w:rsidR="00393D87" w:rsidRDefault="00393D87">
      <w:pPr>
        <w:spacing w:before="0" w:after="200" w:line="276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14:paraId="600FCD61" w14:textId="5B3AFC57" w:rsidR="00BD0D61" w:rsidRDefault="00BD0D61" w:rsidP="00654E8F">
      <w:pPr>
        <w:spacing w:before="240"/>
        <w:rPr>
          <w:rFonts w:cs="Times New Roman"/>
          <w:szCs w:val="24"/>
        </w:rPr>
      </w:pPr>
      <w:r w:rsidRPr="0001436A">
        <w:rPr>
          <w:rFonts w:cs="Times New Roman"/>
          <w:b/>
          <w:szCs w:val="24"/>
        </w:rPr>
        <w:lastRenderedPageBreak/>
        <w:t xml:space="preserve">Supplementary </w:t>
      </w:r>
      <w:r>
        <w:rPr>
          <w:rFonts w:cs="Times New Roman"/>
          <w:b/>
          <w:szCs w:val="24"/>
        </w:rPr>
        <w:t>Table</w:t>
      </w:r>
      <w:r w:rsidRPr="0001436A">
        <w:rPr>
          <w:rFonts w:cs="Times New Roman"/>
          <w:b/>
          <w:szCs w:val="24"/>
        </w:rPr>
        <w:t xml:space="preserve"> </w:t>
      </w:r>
      <w:r w:rsidR="00E01FC9">
        <w:rPr>
          <w:rFonts w:cs="Times New Roman"/>
          <w:b/>
          <w:szCs w:val="24"/>
        </w:rPr>
        <w:t>7</w:t>
      </w:r>
      <w:r w:rsidRPr="0001436A">
        <w:rPr>
          <w:rFonts w:cs="Times New Roman"/>
          <w:b/>
          <w:szCs w:val="24"/>
        </w:rPr>
        <w:t>.</w:t>
      </w:r>
      <w:r w:rsidRPr="001549D3">
        <w:rPr>
          <w:rFonts w:cs="Times New Roman"/>
          <w:szCs w:val="24"/>
        </w:rPr>
        <w:t xml:space="preserve"> </w:t>
      </w:r>
      <w:r w:rsidR="008F422F" w:rsidRPr="005B609B">
        <w:rPr>
          <w:rFonts w:cs="Times New Roman"/>
          <w:szCs w:val="24"/>
        </w:rPr>
        <w:t>Kruskal-Wallis Rank Sum Tes</w:t>
      </w:r>
      <w:r w:rsidR="008F422F">
        <w:rPr>
          <w:rFonts w:cs="Times New Roman"/>
          <w:szCs w:val="24"/>
        </w:rPr>
        <w:t xml:space="preserve">t </w:t>
      </w:r>
      <w:r w:rsidR="003140A5" w:rsidRPr="003140A5">
        <w:rPr>
          <w:rFonts w:cs="Times New Roman"/>
          <w:szCs w:val="24"/>
        </w:rPr>
        <w:t>for</w:t>
      </w:r>
      <w:r w:rsidR="00A14D5F">
        <w:rPr>
          <w:rFonts w:cs="Times New Roman"/>
          <w:szCs w:val="24"/>
        </w:rPr>
        <w:t xml:space="preserve"> relative</w:t>
      </w:r>
      <w:r w:rsidR="00390B7C">
        <w:rPr>
          <w:rFonts w:cs="Times New Roman"/>
          <w:szCs w:val="24"/>
        </w:rPr>
        <w:t xml:space="preserve"> percent</w:t>
      </w:r>
      <w:r w:rsidR="003140A5" w:rsidRPr="003140A5">
        <w:rPr>
          <w:rFonts w:cs="Times New Roman"/>
          <w:szCs w:val="24"/>
        </w:rPr>
        <w:t xml:space="preserve"> abundance of </w:t>
      </w:r>
      <w:r w:rsidR="003140A5" w:rsidRPr="003140A5">
        <w:rPr>
          <w:rFonts w:cs="Times New Roman"/>
          <w:i/>
          <w:iCs/>
          <w:szCs w:val="24"/>
        </w:rPr>
        <w:t>Bacill</w:t>
      </w:r>
      <w:r w:rsidR="00084812">
        <w:rPr>
          <w:rFonts w:cs="Times New Roman"/>
          <w:i/>
          <w:iCs/>
          <w:szCs w:val="24"/>
        </w:rPr>
        <w:t>ales</w:t>
      </w:r>
      <w:r w:rsidR="003140A5" w:rsidRPr="003140A5">
        <w:rPr>
          <w:rFonts w:cs="Times New Roman"/>
          <w:szCs w:val="24"/>
        </w:rPr>
        <w:t xml:space="preserve"> reads in water samples per Trial by Day and Treatment Group.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1836"/>
        <w:gridCol w:w="1953"/>
        <w:gridCol w:w="1954"/>
        <w:gridCol w:w="1007"/>
      </w:tblGrid>
      <w:tr w:rsidR="00D04470" w:rsidRPr="003C276F" w14:paraId="113F933D" w14:textId="77777777" w:rsidTr="003E0AB3">
        <w:tc>
          <w:tcPr>
            <w:tcW w:w="8820" w:type="dxa"/>
            <w:gridSpan w:val="5"/>
            <w:shd w:val="clear" w:color="auto" w:fill="D9D9D9" w:themeFill="background1" w:themeFillShade="D9"/>
          </w:tcPr>
          <w:p w14:paraId="085DCAF3" w14:textId="5AC100E7" w:rsidR="00D04470" w:rsidRPr="003C276F" w:rsidRDefault="00D04470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</w:t>
            </w:r>
            <w:r>
              <w:rPr>
                <w:rFonts w:cs="Times New Roman"/>
                <w:b/>
                <w:bCs/>
                <w:szCs w:val="24"/>
              </w:rPr>
              <w:t>1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- </w:t>
            </w:r>
            <w:r>
              <w:rPr>
                <w:b/>
                <w:bCs/>
                <w:i/>
                <w:iCs/>
              </w:rPr>
              <w:t>Bacillales</w:t>
            </w:r>
            <w:r w:rsidRPr="007C496E">
              <w:rPr>
                <w:b/>
                <w:bCs/>
              </w:rPr>
              <w:t xml:space="preserve">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D04470" w14:paraId="1F2E5A33" w14:textId="77777777" w:rsidTr="003E0AB3">
        <w:tc>
          <w:tcPr>
            <w:tcW w:w="2070" w:type="dxa"/>
            <w:tcBorders>
              <w:bottom w:val="single" w:sz="4" w:space="0" w:color="auto"/>
            </w:tcBorders>
          </w:tcPr>
          <w:p w14:paraId="4F003F29" w14:textId="77777777" w:rsidR="00D04470" w:rsidRDefault="00D04470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5783E3FB" w14:textId="77777777" w:rsidR="00D04470" w:rsidRDefault="00D04470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79CDF716" w14:textId="77777777" w:rsidR="00D04470" w:rsidRDefault="00D04470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6D8CFE33" w14:textId="77777777" w:rsidR="00D04470" w:rsidRDefault="00D04470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5500EA6E" w14:textId="77777777" w:rsidR="00D04470" w:rsidRDefault="00D04470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D04470" w:rsidRPr="00934AB7" w14:paraId="3AC93035" w14:textId="77777777" w:rsidTr="003E0AB3">
        <w:tc>
          <w:tcPr>
            <w:tcW w:w="2070" w:type="dxa"/>
            <w:tcBorders>
              <w:top w:val="single" w:sz="4" w:space="0" w:color="auto"/>
              <w:bottom w:val="nil"/>
            </w:tcBorders>
          </w:tcPr>
          <w:p w14:paraId="50472101" w14:textId="77777777" w:rsidR="00D04470" w:rsidRPr="00934AB7" w:rsidRDefault="00D04470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836" w:type="dxa"/>
            <w:tcBorders>
              <w:top w:val="single" w:sz="4" w:space="0" w:color="auto"/>
              <w:bottom w:val="nil"/>
            </w:tcBorders>
          </w:tcPr>
          <w:p w14:paraId="53CA1255" w14:textId="77777777" w:rsidR="00D04470" w:rsidRPr="00934AB7" w:rsidRDefault="00D04470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0A2E2119" w14:textId="063F9BDA" w:rsidR="00D04470" w:rsidRPr="00934AB7" w:rsidRDefault="00AF08B3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0.64103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26B863DF" w14:textId="613EDF47" w:rsidR="00D04470" w:rsidRPr="00934AB7" w:rsidRDefault="00AF08B3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0.4233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0ADC26CD" w14:textId="6782E400" w:rsidR="00D04470" w:rsidRPr="00934AB7" w:rsidRDefault="00D04470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D04470" w:rsidRPr="00934AB7" w14:paraId="27448CE6" w14:textId="77777777" w:rsidTr="003E0AB3">
        <w:tc>
          <w:tcPr>
            <w:tcW w:w="2070" w:type="dxa"/>
            <w:tcBorders>
              <w:top w:val="nil"/>
              <w:bottom w:val="nil"/>
            </w:tcBorders>
          </w:tcPr>
          <w:p w14:paraId="534B41C3" w14:textId="77777777" w:rsidR="00D04470" w:rsidRDefault="00D04470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Treatment: Day 1</w:t>
            </w:r>
          </w:p>
        </w:tc>
        <w:tc>
          <w:tcPr>
            <w:tcW w:w="1836" w:type="dxa"/>
            <w:tcBorders>
              <w:top w:val="nil"/>
              <w:bottom w:val="nil"/>
            </w:tcBorders>
          </w:tcPr>
          <w:p w14:paraId="0926ADE2" w14:textId="77777777" w:rsidR="00D04470" w:rsidRPr="00934AB7" w:rsidRDefault="00D04470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2BE97AFD" w14:textId="3F7F913C" w:rsidR="00D04470" w:rsidRPr="00934AB7" w:rsidRDefault="007435C8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1.1905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3720051E" w14:textId="37C33234" w:rsidR="00D04470" w:rsidRPr="00934AB7" w:rsidRDefault="007435C8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0.2752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62711521" w14:textId="1C8340EC" w:rsidR="00D04470" w:rsidRPr="00934AB7" w:rsidRDefault="00D04470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D04470" w:rsidRPr="00934AB7" w14:paraId="5AC32B0E" w14:textId="77777777" w:rsidTr="003E0AB3">
        <w:tc>
          <w:tcPr>
            <w:tcW w:w="2070" w:type="dxa"/>
            <w:tcBorders>
              <w:top w:val="nil"/>
              <w:bottom w:val="nil"/>
            </w:tcBorders>
          </w:tcPr>
          <w:p w14:paraId="0BDE1B57" w14:textId="77777777" w:rsidR="00D04470" w:rsidRDefault="00D04470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Treatment: Day 12</w:t>
            </w:r>
          </w:p>
        </w:tc>
        <w:tc>
          <w:tcPr>
            <w:tcW w:w="1836" w:type="dxa"/>
            <w:tcBorders>
              <w:top w:val="nil"/>
              <w:bottom w:val="nil"/>
            </w:tcBorders>
          </w:tcPr>
          <w:p w14:paraId="62CB8C87" w14:textId="77777777" w:rsidR="00D04470" w:rsidRPr="00934AB7" w:rsidRDefault="00D04470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35DB1287" w14:textId="39D33145" w:rsidR="00D04470" w:rsidRPr="00934AB7" w:rsidRDefault="0014252D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3.8571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306285B5" w14:textId="6FCFBF33" w:rsidR="00D04470" w:rsidRPr="00934AB7" w:rsidRDefault="0014252D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0.04953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4EB0413A" w14:textId="0FE6FFA4" w:rsidR="00D04470" w:rsidRPr="00934AB7" w:rsidRDefault="0014252D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D04470" w:rsidRPr="003C276F" w14:paraId="18EA473A" w14:textId="77777777" w:rsidTr="003E0AB3">
        <w:tc>
          <w:tcPr>
            <w:tcW w:w="8820" w:type="dxa"/>
            <w:gridSpan w:val="5"/>
            <w:shd w:val="clear" w:color="auto" w:fill="D9D9D9" w:themeFill="background1" w:themeFillShade="D9"/>
          </w:tcPr>
          <w:p w14:paraId="0C57A1E3" w14:textId="7EA7485D" w:rsidR="00D04470" w:rsidRPr="003C276F" w:rsidRDefault="00D04470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</w:t>
            </w:r>
            <w:r>
              <w:rPr>
                <w:rFonts w:cs="Times New Roman"/>
                <w:b/>
                <w:bCs/>
                <w:szCs w:val="24"/>
              </w:rPr>
              <w:t>2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- </w:t>
            </w:r>
            <w:r>
              <w:rPr>
                <w:b/>
                <w:bCs/>
                <w:i/>
                <w:iCs/>
              </w:rPr>
              <w:t>Bacillales</w:t>
            </w:r>
            <w:r w:rsidRPr="007C496E">
              <w:rPr>
                <w:b/>
                <w:bCs/>
              </w:rPr>
              <w:t xml:space="preserve">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D04470" w14:paraId="45FE79AC" w14:textId="77777777" w:rsidTr="003E0AB3">
        <w:tc>
          <w:tcPr>
            <w:tcW w:w="2070" w:type="dxa"/>
            <w:tcBorders>
              <w:bottom w:val="single" w:sz="4" w:space="0" w:color="auto"/>
            </w:tcBorders>
          </w:tcPr>
          <w:p w14:paraId="6EBB33AA" w14:textId="77777777" w:rsidR="00D04470" w:rsidRDefault="00D04470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1EB9F86C" w14:textId="77777777" w:rsidR="00D04470" w:rsidRDefault="00D04470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5F7BFDDB" w14:textId="77777777" w:rsidR="00D04470" w:rsidRDefault="00D04470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32C6A45C" w14:textId="77777777" w:rsidR="00D04470" w:rsidRDefault="00D04470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099C232F" w14:textId="77777777" w:rsidR="00D04470" w:rsidRDefault="00D04470" w:rsidP="003E0AB3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D04470" w:rsidRPr="00934AB7" w14:paraId="20E55B83" w14:textId="77777777" w:rsidTr="003E0AB3">
        <w:tc>
          <w:tcPr>
            <w:tcW w:w="2070" w:type="dxa"/>
            <w:tcBorders>
              <w:top w:val="single" w:sz="4" w:space="0" w:color="auto"/>
              <w:bottom w:val="nil"/>
            </w:tcBorders>
          </w:tcPr>
          <w:p w14:paraId="4E8E8CC8" w14:textId="77777777" w:rsidR="00D04470" w:rsidRPr="00934AB7" w:rsidRDefault="00D04470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836" w:type="dxa"/>
            <w:tcBorders>
              <w:top w:val="single" w:sz="4" w:space="0" w:color="auto"/>
              <w:bottom w:val="nil"/>
            </w:tcBorders>
          </w:tcPr>
          <w:p w14:paraId="4DBBB191" w14:textId="77777777" w:rsidR="00D04470" w:rsidRPr="00934AB7" w:rsidRDefault="00D04470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3497EA82" w14:textId="7A3BF2E7" w:rsidR="00D04470" w:rsidRPr="00934AB7" w:rsidRDefault="008600E4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0.23077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430C471B" w14:textId="5D25EC02" w:rsidR="00D04470" w:rsidRPr="00934AB7" w:rsidRDefault="008600E4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0.631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4910B465" w14:textId="111A2AAD" w:rsidR="00D04470" w:rsidRPr="00934AB7" w:rsidRDefault="00D04470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D04470" w:rsidRPr="00934AB7" w14:paraId="10E1AB2E" w14:textId="77777777" w:rsidTr="003E0AB3">
        <w:tc>
          <w:tcPr>
            <w:tcW w:w="2070" w:type="dxa"/>
            <w:tcBorders>
              <w:top w:val="nil"/>
              <w:bottom w:val="nil"/>
            </w:tcBorders>
          </w:tcPr>
          <w:p w14:paraId="19F47BBF" w14:textId="77777777" w:rsidR="00D04470" w:rsidRDefault="00D04470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Treatment: Day 1</w:t>
            </w:r>
          </w:p>
        </w:tc>
        <w:tc>
          <w:tcPr>
            <w:tcW w:w="1836" w:type="dxa"/>
            <w:tcBorders>
              <w:top w:val="nil"/>
              <w:bottom w:val="nil"/>
            </w:tcBorders>
          </w:tcPr>
          <w:p w14:paraId="533C08FB" w14:textId="77777777" w:rsidR="00D04470" w:rsidRPr="00934AB7" w:rsidRDefault="00D04470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413160AC" w14:textId="02EF0EA2" w:rsidR="00D04470" w:rsidRPr="00934AB7" w:rsidRDefault="00677689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0.42857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1E567802" w14:textId="4CCB2819" w:rsidR="00D04470" w:rsidRPr="00934AB7" w:rsidRDefault="00677689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0.5127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7646B02D" w14:textId="42886415" w:rsidR="00D04470" w:rsidRPr="00934AB7" w:rsidRDefault="00D04470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677689" w:rsidRPr="00934AB7" w14:paraId="291762E1" w14:textId="77777777" w:rsidTr="003E0AB3">
        <w:tc>
          <w:tcPr>
            <w:tcW w:w="2070" w:type="dxa"/>
            <w:tcBorders>
              <w:top w:val="nil"/>
              <w:bottom w:val="nil"/>
            </w:tcBorders>
          </w:tcPr>
          <w:p w14:paraId="3C70CEDD" w14:textId="77777777" w:rsidR="00677689" w:rsidRDefault="00677689" w:rsidP="00677689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Treatment: Day 9</w:t>
            </w:r>
          </w:p>
        </w:tc>
        <w:tc>
          <w:tcPr>
            <w:tcW w:w="1836" w:type="dxa"/>
            <w:tcBorders>
              <w:top w:val="nil"/>
              <w:bottom w:val="nil"/>
            </w:tcBorders>
          </w:tcPr>
          <w:p w14:paraId="4EBCD53E" w14:textId="77777777" w:rsidR="00677689" w:rsidRPr="00934AB7" w:rsidRDefault="00677689" w:rsidP="00677689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3D4D8703" w14:textId="0556F813" w:rsidR="00677689" w:rsidRPr="00934AB7" w:rsidRDefault="00677689" w:rsidP="00677689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3.8571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62414F9C" w14:textId="7477B097" w:rsidR="00677689" w:rsidRPr="00934AB7" w:rsidRDefault="00677689" w:rsidP="00677689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0.04953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7E98057C" w14:textId="2EBE79D5" w:rsidR="00677689" w:rsidRPr="00934AB7" w:rsidRDefault="00677689" w:rsidP="00677689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677689" w:rsidRPr="003C276F" w14:paraId="071637CA" w14:textId="77777777" w:rsidTr="003E0AB3">
        <w:tc>
          <w:tcPr>
            <w:tcW w:w="8820" w:type="dxa"/>
            <w:gridSpan w:val="5"/>
            <w:shd w:val="clear" w:color="auto" w:fill="D9D9D9" w:themeFill="background1" w:themeFillShade="D9"/>
          </w:tcPr>
          <w:p w14:paraId="01391CE5" w14:textId="1D2E9413" w:rsidR="00677689" w:rsidRPr="003C276F" w:rsidRDefault="00677689" w:rsidP="00677689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</w:t>
            </w:r>
            <w:r>
              <w:rPr>
                <w:rFonts w:cs="Times New Roman"/>
                <w:b/>
                <w:bCs/>
                <w:szCs w:val="24"/>
              </w:rPr>
              <w:t>3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- </w:t>
            </w:r>
            <w:r>
              <w:rPr>
                <w:b/>
                <w:bCs/>
                <w:i/>
                <w:iCs/>
              </w:rPr>
              <w:t>Bacillales</w:t>
            </w:r>
            <w:r w:rsidRPr="007C496E">
              <w:rPr>
                <w:b/>
                <w:bCs/>
              </w:rPr>
              <w:t xml:space="preserve">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677689" w14:paraId="592A52DC" w14:textId="77777777" w:rsidTr="003E0AB3">
        <w:tc>
          <w:tcPr>
            <w:tcW w:w="2070" w:type="dxa"/>
            <w:tcBorders>
              <w:bottom w:val="single" w:sz="4" w:space="0" w:color="auto"/>
            </w:tcBorders>
          </w:tcPr>
          <w:p w14:paraId="7A66F581" w14:textId="77777777" w:rsidR="00677689" w:rsidRDefault="00677689" w:rsidP="00677689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5AE55940" w14:textId="77777777" w:rsidR="00677689" w:rsidRDefault="00677689" w:rsidP="00677689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2B9DC664" w14:textId="77777777" w:rsidR="00677689" w:rsidRDefault="00677689" w:rsidP="00677689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5ED0B182" w14:textId="77777777" w:rsidR="00677689" w:rsidRDefault="00677689" w:rsidP="00677689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0736B780" w14:textId="77777777" w:rsidR="00677689" w:rsidRDefault="00677689" w:rsidP="00677689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677689" w:rsidRPr="00934AB7" w14:paraId="6A71E7CE" w14:textId="77777777" w:rsidTr="003E0AB3">
        <w:tc>
          <w:tcPr>
            <w:tcW w:w="2070" w:type="dxa"/>
            <w:tcBorders>
              <w:top w:val="single" w:sz="4" w:space="0" w:color="auto"/>
              <w:bottom w:val="nil"/>
            </w:tcBorders>
          </w:tcPr>
          <w:p w14:paraId="47B9A5F3" w14:textId="77777777" w:rsidR="00677689" w:rsidRPr="00934AB7" w:rsidRDefault="00677689" w:rsidP="00677689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836" w:type="dxa"/>
            <w:tcBorders>
              <w:top w:val="single" w:sz="4" w:space="0" w:color="auto"/>
              <w:bottom w:val="nil"/>
            </w:tcBorders>
          </w:tcPr>
          <w:p w14:paraId="382047ED" w14:textId="77777777" w:rsidR="00677689" w:rsidRPr="00934AB7" w:rsidRDefault="00677689" w:rsidP="00677689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4974111C" w14:textId="5577482C" w:rsidR="00677689" w:rsidRPr="00934AB7" w:rsidRDefault="006F69B2" w:rsidP="00677689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0.94737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04C139FD" w14:textId="7D585656" w:rsidR="00677689" w:rsidRPr="00934AB7" w:rsidRDefault="006F69B2" w:rsidP="00677689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0.6227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03DA5816" w14:textId="75D53510" w:rsidR="00677689" w:rsidRPr="00934AB7" w:rsidRDefault="00677689" w:rsidP="00677689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7F0B80" w:rsidRPr="00934AB7" w14:paraId="2D527D4B" w14:textId="77777777" w:rsidTr="003E0AB3">
        <w:tc>
          <w:tcPr>
            <w:tcW w:w="2070" w:type="dxa"/>
            <w:tcBorders>
              <w:top w:val="nil"/>
              <w:bottom w:val="nil"/>
            </w:tcBorders>
          </w:tcPr>
          <w:p w14:paraId="7C7DF69C" w14:textId="6E8D982D" w:rsidR="007F0B80" w:rsidRDefault="007F0B80" w:rsidP="00677689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  <w:r w:rsidR="00E129AB">
              <w:rPr>
                <w:rFonts w:cs="Times New Roman"/>
                <w:szCs w:val="24"/>
              </w:rPr>
              <w:t>: All</w:t>
            </w:r>
          </w:p>
        </w:tc>
        <w:tc>
          <w:tcPr>
            <w:tcW w:w="1836" w:type="dxa"/>
            <w:tcBorders>
              <w:top w:val="nil"/>
              <w:bottom w:val="nil"/>
            </w:tcBorders>
          </w:tcPr>
          <w:p w14:paraId="076AA9D3" w14:textId="26623457" w:rsidR="007F0B80" w:rsidRDefault="007F0B80" w:rsidP="00677689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2201AD8A" w14:textId="7591B7CA" w:rsidR="007F0B80" w:rsidRPr="00934AB7" w:rsidRDefault="007F0B80" w:rsidP="00677689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12.789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356B4F37" w14:textId="58AA4A08" w:rsidR="007F0B80" w:rsidRPr="00934AB7" w:rsidRDefault="007F0B80" w:rsidP="00677689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0.0003486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70CAC0C7" w14:textId="4EAF10AA" w:rsidR="007F0B80" w:rsidRPr="00934AB7" w:rsidRDefault="007F0B80" w:rsidP="00677689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***</w:t>
            </w:r>
          </w:p>
        </w:tc>
      </w:tr>
      <w:tr w:rsidR="009D422F" w:rsidRPr="00934AB7" w14:paraId="6177FB25" w14:textId="77777777" w:rsidTr="003E0AB3">
        <w:tc>
          <w:tcPr>
            <w:tcW w:w="2070" w:type="dxa"/>
            <w:tcBorders>
              <w:top w:val="nil"/>
              <w:bottom w:val="nil"/>
            </w:tcBorders>
          </w:tcPr>
          <w:p w14:paraId="2ED6C34C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Treatment: Day 5</w:t>
            </w:r>
          </w:p>
        </w:tc>
        <w:tc>
          <w:tcPr>
            <w:tcW w:w="1836" w:type="dxa"/>
            <w:tcBorders>
              <w:top w:val="nil"/>
              <w:bottom w:val="nil"/>
            </w:tcBorders>
          </w:tcPr>
          <w:p w14:paraId="000EFEF3" w14:textId="77777777" w:rsidR="009D422F" w:rsidRPr="00934AB7" w:rsidRDefault="009D422F" w:rsidP="009D422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5A575690" w14:textId="6E33CEB7" w:rsidR="009D422F" w:rsidRPr="00934AB7" w:rsidRDefault="009D422F" w:rsidP="009D422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3.8571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63A0CB8C" w14:textId="548E2EAD" w:rsidR="009D422F" w:rsidRPr="00934AB7" w:rsidRDefault="009D422F" w:rsidP="009D422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0.04953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2AAD9D4A" w14:textId="6DA187C6" w:rsidR="009D422F" w:rsidRPr="00934AB7" w:rsidRDefault="009D422F" w:rsidP="009D422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9D422F" w:rsidRPr="00934AB7" w14:paraId="7717FE3E" w14:textId="77777777" w:rsidTr="003E0AB3">
        <w:tc>
          <w:tcPr>
            <w:tcW w:w="2070" w:type="dxa"/>
            <w:tcBorders>
              <w:top w:val="nil"/>
              <w:bottom w:val="nil"/>
            </w:tcBorders>
          </w:tcPr>
          <w:p w14:paraId="52EA9D6C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Treatment: Day 8</w:t>
            </w:r>
          </w:p>
        </w:tc>
        <w:tc>
          <w:tcPr>
            <w:tcW w:w="1836" w:type="dxa"/>
            <w:tcBorders>
              <w:top w:val="nil"/>
              <w:bottom w:val="nil"/>
            </w:tcBorders>
          </w:tcPr>
          <w:p w14:paraId="0DA6100E" w14:textId="77777777" w:rsidR="009D422F" w:rsidRPr="00934AB7" w:rsidRDefault="009D422F" w:rsidP="009D422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36C29811" w14:textId="44C4F280" w:rsidR="009D422F" w:rsidRPr="00934AB7" w:rsidRDefault="009D422F" w:rsidP="009D422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3.8571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625099BE" w14:textId="5297FB08" w:rsidR="009D422F" w:rsidRPr="00934AB7" w:rsidRDefault="009D422F" w:rsidP="009D422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0.04953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4926F87F" w14:textId="2B863647" w:rsidR="009D422F" w:rsidRPr="00934AB7" w:rsidRDefault="009D422F" w:rsidP="009D422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9D422F" w:rsidRPr="00934AB7" w14:paraId="3EF9EBED" w14:textId="77777777" w:rsidTr="003E0AB3">
        <w:tc>
          <w:tcPr>
            <w:tcW w:w="2070" w:type="dxa"/>
            <w:tcBorders>
              <w:top w:val="nil"/>
              <w:bottom w:val="single" w:sz="4" w:space="0" w:color="auto"/>
            </w:tcBorders>
          </w:tcPr>
          <w:p w14:paraId="6E81961E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Treatment: Day 12</w:t>
            </w:r>
          </w:p>
        </w:tc>
        <w:tc>
          <w:tcPr>
            <w:tcW w:w="1836" w:type="dxa"/>
            <w:tcBorders>
              <w:top w:val="nil"/>
              <w:bottom w:val="single" w:sz="4" w:space="0" w:color="auto"/>
            </w:tcBorders>
          </w:tcPr>
          <w:p w14:paraId="7C68F801" w14:textId="77777777" w:rsidR="009D422F" w:rsidRPr="00934AB7" w:rsidRDefault="009D422F" w:rsidP="009D422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61FF28FC" w14:textId="322D5488" w:rsidR="009D422F" w:rsidRPr="00934AB7" w:rsidRDefault="009D422F" w:rsidP="009D422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3.8571</w:t>
            </w:r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14D437AC" w14:textId="1010AC84" w:rsidR="009D422F" w:rsidRPr="00934AB7" w:rsidRDefault="009D422F" w:rsidP="009D422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0.04953</w:t>
            </w:r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2C687915" w14:textId="6AB705E3" w:rsidR="009D422F" w:rsidRPr="00934AB7" w:rsidRDefault="009D422F" w:rsidP="009D422F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9D422F" w:rsidRPr="003C276F" w14:paraId="73BEEF8E" w14:textId="77777777" w:rsidTr="003E0AB3">
        <w:tc>
          <w:tcPr>
            <w:tcW w:w="8820" w:type="dxa"/>
            <w:gridSpan w:val="5"/>
            <w:shd w:val="clear" w:color="auto" w:fill="D9D9D9" w:themeFill="background1" w:themeFillShade="D9"/>
          </w:tcPr>
          <w:p w14:paraId="14DCC003" w14:textId="7781E95B" w:rsidR="009D422F" w:rsidRPr="003C276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</w:t>
            </w:r>
            <w:r>
              <w:rPr>
                <w:rFonts w:cs="Times New Roman"/>
                <w:b/>
                <w:bCs/>
                <w:szCs w:val="24"/>
              </w:rPr>
              <w:t>3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- </w:t>
            </w:r>
            <w:r>
              <w:rPr>
                <w:b/>
                <w:bCs/>
                <w:i/>
                <w:iCs/>
              </w:rPr>
              <w:t>Bacillales</w:t>
            </w:r>
            <w:r w:rsidRPr="007C496E">
              <w:rPr>
                <w:b/>
                <w:bCs/>
              </w:rPr>
              <w:t xml:space="preserve"> </w:t>
            </w:r>
            <w:r>
              <w:rPr>
                <w:rFonts w:cs="Times New Roman"/>
                <w:b/>
                <w:bCs/>
                <w:szCs w:val="24"/>
              </w:rPr>
              <w:t xml:space="preserve">Days 5 and 8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9D422F" w14:paraId="2C6A6DE2" w14:textId="77777777" w:rsidTr="003E0AB3">
        <w:tc>
          <w:tcPr>
            <w:tcW w:w="2070" w:type="dxa"/>
            <w:tcBorders>
              <w:bottom w:val="single" w:sz="4" w:space="0" w:color="auto"/>
            </w:tcBorders>
          </w:tcPr>
          <w:p w14:paraId="7EF90AD3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332144C1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1E575C95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18878A03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22C64C50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121E85" w:rsidRPr="00934AB7" w14:paraId="0F28A689" w14:textId="77777777" w:rsidTr="003E0AB3">
        <w:tc>
          <w:tcPr>
            <w:tcW w:w="2070" w:type="dxa"/>
            <w:tcBorders>
              <w:top w:val="single" w:sz="4" w:space="0" w:color="auto"/>
              <w:bottom w:val="nil"/>
            </w:tcBorders>
          </w:tcPr>
          <w:p w14:paraId="0A064242" w14:textId="77777777" w:rsidR="00121E85" w:rsidRPr="00934AB7" w:rsidRDefault="00121E85" w:rsidP="00121E85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836" w:type="dxa"/>
            <w:tcBorders>
              <w:top w:val="single" w:sz="4" w:space="0" w:color="auto"/>
              <w:bottom w:val="nil"/>
            </w:tcBorders>
          </w:tcPr>
          <w:p w14:paraId="2D289892" w14:textId="77777777" w:rsidR="00121E85" w:rsidRPr="00934AB7" w:rsidRDefault="00121E85" w:rsidP="00121E85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0971F488" w14:textId="272E7C90" w:rsidR="00121E85" w:rsidRPr="00934AB7" w:rsidRDefault="00121E85" w:rsidP="00121E85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3.8571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73BEB090" w14:textId="26A45903" w:rsidR="00121E85" w:rsidRPr="00934AB7" w:rsidRDefault="00121E85" w:rsidP="00121E85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0.04953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75887620" w14:textId="09F79A37" w:rsidR="00121E85" w:rsidRPr="00934AB7" w:rsidRDefault="00121E85" w:rsidP="00121E85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9D422F" w:rsidRPr="003C276F" w14:paraId="27381503" w14:textId="77777777" w:rsidTr="003E0AB3">
        <w:tc>
          <w:tcPr>
            <w:tcW w:w="8820" w:type="dxa"/>
            <w:gridSpan w:val="5"/>
            <w:shd w:val="clear" w:color="auto" w:fill="D9D9D9" w:themeFill="background1" w:themeFillShade="D9"/>
          </w:tcPr>
          <w:p w14:paraId="25898174" w14:textId="7B405800" w:rsidR="009D422F" w:rsidRPr="003C276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</w:t>
            </w:r>
            <w:r>
              <w:rPr>
                <w:rFonts w:cs="Times New Roman"/>
                <w:b/>
                <w:bCs/>
                <w:szCs w:val="24"/>
              </w:rPr>
              <w:t>3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- </w:t>
            </w:r>
            <w:r>
              <w:rPr>
                <w:b/>
                <w:bCs/>
                <w:i/>
                <w:iCs/>
              </w:rPr>
              <w:t>Bacillales</w:t>
            </w:r>
            <w:r w:rsidRPr="007C496E">
              <w:rPr>
                <w:b/>
                <w:bCs/>
              </w:rPr>
              <w:t xml:space="preserve"> </w:t>
            </w:r>
            <w:r>
              <w:rPr>
                <w:rFonts w:cs="Times New Roman"/>
                <w:b/>
                <w:bCs/>
                <w:szCs w:val="24"/>
              </w:rPr>
              <w:t xml:space="preserve">Days 5 and 12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9D422F" w14:paraId="17B4A0A6" w14:textId="77777777" w:rsidTr="003E0AB3">
        <w:tc>
          <w:tcPr>
            <w:tcW w:w="2070" w:type="dxa"/>
            <w:tcBorders>
              <w:bottom w:val="single" w:sz="4" w:space="0" w:color="auto"/>
            </w:tcBorders>
          </w:tcPr>
          <w:p w14:paraId="2D8ACDB6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41028CBE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19DE35C2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7CC11A0E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17118F56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121E85" w:rsidRPr="00934AB7" w14:paraId="77C28A59" w14:textId="77777777" w:rsidTr="003E0AB3">
        <w:tc>
          <w:tcPr>
            <w:tcW w:w="2070" w:type="dxa"/>
            <w:tcBorders>
              <w:top w:val="single" w:sz="4" w:space="0" w:color="auto"/>
              <w:bottom w:val="nil"/>
            </w:tcBorders>
          </w:tcPr>
          <w:p w14:paraId="0783C1F2" w14:textId="77777777" w:rsidR="00121E85" w:rsidRPr="00934AB7" w:rsidRDefault="00121E85" w:rsidP="00121E85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836" w:type="dxa"/>
            <w:tcBorders>
              <w:top w:val="single" w:sz="4" w:space="0" w:color="auto"/>
              <w:bottom w:val="nil"/>
            </w:tcBorders>
          </w:tcPr>
          <w:p w14:paraId="64B418E2" w14:textId="77777777" w:rsidR="00121E85" w:rsidRPr="00934AB7" w:rsidRDefault="00121E85" w:rsidP="00121E85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6C2B8A3D" w14:textId="227888FD" w:rsidR="00121E85" w:rsidRPr="00934AB7" w:rsidRDefault="00121E85" w:rsidP="00121E85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3.8571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5D6334D4" w14:textId="04927BBF" w:rsidR="00121E85" w:rsidRPr="00934AB7" w:rsidRDefault="00121E85" w:rsidP="00121E85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0.04953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41EE8DCB" w14:textId="02A1F13C" w:rsidR="00121E85" w:rsidRPr="00934AB7" w:rsidRDefault="00121E85" w:rsidP="00121E85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9D422F" w:rsidRPr="003C276F" w14:paraId="76179F8E" w14:textId="77777777" w:rsidTr="003E0AB3">
        <w:tc>
          <w:tcPr>
            <w:tcW w:w="8820" w:type="dxa"/>
            <w:gridSpan w:val="5"/>
            <w:shd w:val="clear" w:color="auto" w:fill="D9D9D9" w:themeFill="background1" w:themeFillShade="D9"/>
          </w:tcPr>
          <w:p w14:paraId="7D425DDB" w14:textId="49A42793" w:rsidR="009D422F" w:rsidRPr="003C276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</w:t>
            </w:r>
            <w:r>
              <w:rPr>
                <w:rFonts w:cs="Times New Roman"/>
                <w:b/>
                <w:bCs/>
                <w:szCs w:val="24"/>
              </w:rPr>
              <w:t>3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- </w:t>
            </w:r>
            <w:r>
              <w:rPr>
                <w:b/>
                <w:bCs/>
                <w:i/>
                <w:iCs/>
              </w:rPr>
              <w:t>Bacillales</w:t>
            </w:r>
            <w:r w:rsidRPr="007C496E">
              <w:rPr>
                <w:b/>
                <w:bCs/>
              </w:rPr>
              <w:t xml:space="preserve"> </w:t>
            </w:r>
            <w:r>
              <w:rPr>
                <w:rFonts w:cs="Times New Roman"/>
                <w:b/>
                <w:bCs/>
                <w:szCs w:val="24"/>
              </w:rPr>
              <w:t xml:space="preserve">Days 8 and 12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9D422F" w14:paraId="7FD6B5E1" w14:textId="77777777" w:rsidTr="003E0AB3">
        <w:tc>
          <w:tcPr>
            <w:tcW w:w="2070" w:type="dxa"/>
            <w:tcBorders>
              <w:bottom w:val="single" w:sz="4" w:space="0" w:color="auto"/>
            </w:tcBorders>
          </w:tcPr>
          <w:p w14:paraId="0350F450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53B95FED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09A1F027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2486C59C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6157C969" w14:textId="77777777" w:rsidR="009D422F" w:rsidRDefault="009D422F" w:rsidP="009D422F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121E85" w:rsidRPr="00934AB7" w14:paraId="7EA789E0" w14:textId="77777777" w:rsidTr="003E0AB3"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</w:tcPr>
          <w:p w14:paraId="6B0C78CA" w14:textId="77777777" w:rsidR="00121E85" w:rsidRPr="00934AB7" w:rsidRDefault="00121E85" w:rsidP="00121E85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836" w:type="dxa"/>
            <w:tcBorders>
              <w:top w:val="single" w:sz="4" w:space="0" w:color="auto"/>
              <w:bottom w:val="single" w:sz="4" w:space="0" w:color="auto"/>
            </w:tcBorders>
          </w:tcPr>
          <w:p w14:paraId="5882C78E" w14:textId="77777777" w:rsidR="00121E85" w:rsidRPr="00934AB7" w:rsidRDefault="00121E85" w:rsidP="00121E85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single" w:sz="4" w:space="0" w:color="auto"/>
            </w:tcBorders>
          </w:tcPr>
          <w:p w14:paraId="2C2E7B43" w14:textId="5B7F52C9" w:rsidR="00121E85" w:rsidRPr="00934AB7" w:rsidRDefault="00121E85" w:rsidP="00121E85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3.8571</w:t>
            </w:r>
          </w:p>
        </w:tc>
        <w:tc>
          <w:tcPr>
            <w:tcW w:w="1954" w:type="dxa"/>
            <w:tcBorders>
              <w:top w:val="single" w:sz="4" w:space="0" w:color="auto"/>
              <w:bottom w:val="single" w:sz="4" w:space="0" w:color="auto"/>
            </w:tcBorders>
          </w:tcPr>
          <w:p w14:paraId="0E3B89AB" w14:textId="62685D92" w:rsidR="00121E85" w:rsidRPr="00934AB7" w:rsidRDefault="00121E85" w:rsidP="00121E85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0.04953</w:t>
            </w:r>
          </w:p>
        </w:tc>
        <w:tc>
          <w:tcPr>
            <w:tcW w:w="1007" w:type="dxa"/>
            <w:tcBorders>
              <w:top w:val="single" w:sz="4" w:space="0" w:color="auto"/>
              <w:bottom w:val="single" w:sz="4" w:space="0" w:color="auto"/>
            </w:tcBorders>
          </w:tcPr>
          <w:p w14:paraId="1D1D0DCF" w14:textId="58DA9376" w:rsidR="00121E85" w:rsidRPr="00934AB7" w:rsidRDefault="00121E85" w:rsidP="00121E85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</w:tbl>
    <w:p w14:paraId="72E9BDD2" w14:textId="77777777" w:rsidR="00D04470" w:rsidRDefault="00D04470" w:rsidP="00654E8F">
      <w:pPr>
        <w:spacing w:before="240"/>
        <w:rPr>
          <w:rFonts w:cs="Times New Roman"/>
          <w:szCs w:val="24"/>
        </w:rPr>
      </w:pPr>
    </w:p>
    <w:p w14:paraId="67902ED2" w14:textId="77777777" w:rsidR="00A528F9" w:rsidRPr="00D04470" w:rsidRDefault="00A528F9" w:rsidP="00654E8F">
      <w:pPr>
        <w:spacing w:before="240"/>
        <w:rPr>
          <w:rFonts w:cs="Times New Roman"/>
          <w:b/>
          <w:szCs w:val="24"/>
        </w:rPr>
      </w:pPr>
    </w:p>
    <w:p w14:paraId="75B0F053" w14:textId="77777777" w:rsidR="00BC1E47" w:rsidRPr="00BC1E47" w:rsidRDefault="00BC1E47" w:rsidP="00654E8F">
      <w:pPr>
        <w:spacing w:before="240"/>
        <w:rPr>
          <w:rFonts w:cs="Times New Roman"/>
          <w:szCs w:val="24"/>
        </w:rPr>
      </w:pPr>
    </w:p>
    <w:p w14:paraId="0E448C11" w14:textId="77777777" w:rsidR="007C496E" w:rsidRDefault="007C496E">
      <w:pPr>
        <w:spacing w:before="0" w:after="200" w:line="276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14:paraId="0E541050" w14:textId="00EF74FE" w:rsidR="003314B1" w:rsidRDefault="00BD0D61" w:rsidP="00654E8F">
      <w:pPr>
        <w:spacing w:before="240"/>
        <w:rPr>
          <w:rFonts w:cs="Times New Roman"/>
          <w:szCs w:val="24"/>
        </w:rPr>
      </w:pPr>
      <w:r w:rsidRPr="0001436A">
        <w:rPr>
          <w:rFonts w:cs="Times New Roman"/>
          <w:b/>
          <w:szCs w:val="24"/>
        </w:rPr>
        <w:lastRenderedPageBreak/>
        <w:t xml:space="preserve">Supplementary </w:t>
      </w:r>
      <w:r>
        <w:rPr>
          <w:rFonts w:cs="Times New Roman"/>
          <w:b/>
          <w:szCs w:val="24"/>
        </w:rPr>
        <w:t>Table</w:t>
      </w:r>
      <w:r w:rsidRPr="0001436A">
        <w:rPr>
          <w:rFonts w:cs="Times New Roman"/>
          <w:b/>
          <w:szCs w:val="24"/>
        </w:rPr>
        <w:t xml:space="preserve"> </w:t>
      </w:r>
      <w:r w:rsidR="00E01FC9">
        <w:rPr>
          <w:rFonts w:cs="Times New Roman"/>
          <w:b/>
          <w:szCs w:val="24"/>
        </w:rPr>
        <w:t>8</w:t>
      </w:r>
      <w:r w:rsidRPr="0001436A">
        <w:rPr>
          <w:rFonts w:cs="Times New Roman"/>
          <w:b/>
          <w:szCs w:val="24"/>
        </w:rPr>
        <w:t>.</w:t>
      </w:r>
      <w:r w:rsidRPr="001549D3">
        <w:rPr>
          <w:rFonts w:cs="Times New Roman"/>
          <w:szCs w:val="24"/>
        </w:rPr>
        <w:t xml:space="preserve"> </w:t>
      </w:r>
      <w:r w:rsidR="00E86B99" w:rsidRPr="005B609B">
        <w:rPr>
          <w:rFonts w:cs="Times New Roman"/>
          <w:szCs w:val="24"/>
        </w:rPr>
        <w:t>Kruskal-Wallis Rank Sum Tes</w:t>
      </w:r>
      <w:r w:rsidR="00E86B99">
        <w:rPr>
          <w:rFonts w:cs="Times New Roman"/>
          <w:szCs w:val="24"/>
        </w:rPr>
        <w:t xml:space="preserve">t </w:t>
      </w:r>
      <w:r w:rsidR="007C496E" w:rsidRPr="007C496E">
        <w:rPr>
          <w:rFonts w:cs="Times New Roman"/>
          <w:szCs w:val="24"/>
        </w:rPr>
        <w:t xml:space="preserve">for </w:t>
      </w:r>
      <w:r w:rsidR="00005CFF">
        <w:rPr>
          <w:rFonts w:cs="Times New Roman"/>
          <w:szCs w:val="24"/>
        </w:rPr>
        <w:t xml:space="preserve">relative percent </w:t>
      </w:r>
      <w:r w:rsidR="007C496E" w:rsidRPr="007C496E">
        <w:rPr>
          <w:rFonts w:cs="Times New Roman"/>
          <w:szCs w:val="24"/>
        </w:rPr>
        <w:t xml:space="preserve">abundance of </w:t>
      </w:r>
      <w:r w:rsidR="007C496E" w:rsidRPr="007C496E">
        <w:rPr>
          <w:rFonts w:cs="Times New Roman"/>
          <w:i/>
          <w:iCs/>
          <w:szCs w:val="24"/>
        </w:rPr>
        <w:t>Oceanospirillales</w:t>
      </w:r>
      <w:r w:rsidR="007C496E" w:rsidRPr="007C496E">
        <w:rPr>
          <w:rFonts w:cs="Times New Roman"/>
          <w:szCs w:val="24"/>
        </w:rPr>
        <w:t xml:space="preserve"> reads in water samples per Trial by Day and Treatment Group.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1836"/>
        <w:gridCol w:w="1953"/>
        <w:gridCol w:w="1954"/>
        <w:gridCol w:w="1007"/>
      </w:tblGrid>
      <w:tr w:rsidR="003314B1" w:rsidRPr="003C276F" w14:paraId="190714D3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3BE9F274" w14:textId="0BACDDA3" w:rsidR="003314B1" w:rsidRPr="003C276F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</w:t>
            </w:r>
            <w:r>
              <w:rPr>
                <w:rFonts w:cs="Times New Roman"/>
                <w:b/>
                <w:bCs/>
                <w:szCs w:val="24"/>
              </w:rPr>
              <w:t>1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- </w:t>
            </w:r>
            <w:r w:rsidRPr="007C496E">
              <w:rPr>
                <w:b/>
                <w:bCs/>
                <w:i/>
                <w:iCs/>
              </w:rPr>
              <w:t>Oceanospirillales</w:t>
            </w:r>
            <w:r w:rsidRPr="007C496E">
              <w:rPr>
                <w:b/>
                <w:bCs/>
              </w:rPr>
              <w:t xml:space="preserve">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3314B1" w14:paraId="1238CA64" w14:textId="77777777" w:rsidTr="002A5AD9">
        <w:tc>
          <w:tcPr>
            <w:tcW w:w="2070" w:type="dxa"/>
            <w:tcBorders>
              <w:bottom w:val="single" w:sz="4" w:space="0" w:color="auto"/>
            </w:tcBorders>
          </w:tcPr>
          <w:p w14:paraId="3FB69D79" w14:textId="77777777" w:rsidR="003314B1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5BC3F4FC" w14:textId="77777777" w:rsidR="003314B1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079A5313" w14:textId="77777777" w:rsidR="003314B1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4671A61E" w14:textId="77777777" w:rsidR="003314B1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10FE98CE" w14:textId="77777777" w:rsidR="003314B1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3314B1" w:rsidRPr="00934AB7" w14:paraId="71D70282" w14:textId="77777777" w:rsidTr="002A5AD9">
        <w:tc>
          <w:tcPr>
            <w:tcW w:w="2070" w:type="dxa"/>
            <w:tcBorders>
              <w:top w:val="single" w:sz="4" w:space="0" w:color="auto"/>
              <w:bottom w:val="nil"/>
            </w:tcBorders>
          </w:tcPr>
          <w:p w14:paraId="27B9109B" w14:textId="77777777" w:rsidR="003314B1" w:rsidRPr="00934AB7" w:rsidRDefault="003314B1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836" w:type="dxa"/>
            <w:tcBorders>
              <w:top w:val="single" w:sz="4" w:space="0" w:color="auto"/>
              <w:bottom w:val="nil"/>
            </w:tcBorders>
          </w:tcPr>
          <w:p w14:paraId="01BEDF95" w14:textId="77777777" w:rsidR="003314B1" w:rsidRPr="00934AB7" w:rsidRDefault="003314B1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1293FF5E" w14:textId="364D4249" w:rsidR="003314B1" w:rsidRPr="00934AB7" w:rsidRDefault="00206E5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8.3077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52B88161" w14:textId="036CEDC3" w:rsidR="003314B1" w:rsidRPr="00934AB7" w:rsidRDefault="00206E5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</w:t>
            </w:r>
            <w:r w:rsidR="009F7140">
              <w:rPr>
                <w:rFonts w:cs="Times New Roman"/>
                <w:szCs w:val="24"/>
              </w:rPr>
              <w:t>00</w:t>
            </w:r>
            <w:r>
              <w:rPr>
                <w:rFonts w:cs="Times New Roman"/>
                <w:szCs w:val="24"/>
              </w:rPr>
              <w:t>3948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0B485AFB" w14:textId="1556EAB0" w:rsidR="003314B1" w:rsidRPr="00934AB7" w:rsidRDefault="00206E5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</w:t>
            </w:r>
          </w:p>
        </w:tc>
      </w:tr>
      <w:tr w:rsidR="003314B1" w:rsidRPr="00934AB7" w14:paraId="139F1A72" w14:textId="77777777" w:rsidTr="002A5AD9">
        <w:tc>
          <w:tcPr>
            <w:tcW w:w="2070" w:type="dxa"/>
            <w:tcBorders>
              <w:top w:val="nil"/>
              <w:bottom w:val="nil"/>
            </w:tcBorders>
          </w:tcPr>
          <w:p w14:paraId="60881F53" w14:textId="7DC98BE8" w:rsidR="003314B1" w:rsidRDefault="003314B1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  <w:r w:rsidR="00E55876">
              <w:rPr>
                <w:rFonts w:cs="Times New Roman"/>
                <w:szCs w:val="24"/>
              </w:rPr>
              <w:t>: Day 1</w:t>
            </w:r>
          </w:p>
        </w:tc>
        <w:tc>
          <w:tcPr>
            <w:tcW w:w="1836" w:type="dxa"/>
            <w:tcBorders>
              <w:top w:val="nil"/>
              <w:bottom w:val="nil"/>
            </w:tcBorders>
          </w:tcPr>
          <w:p w14:paraId="612694C8" w14:textId="77777777" w:rsidR="003314B1" w:rsidRPr="00934AB7" w:rsidRDefault="003314B1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2026B07F" w14:textId="4B6E5333" w:rsidR="003314B1" w:rsidRPr="00934AB7" w:rsidRDefault="00A44C1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3.8571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074DCAF0" w14:textId="35172158" w:rsidR="003314B1" w:rsidRPr="00934AB7" w:rsidRDefault="00A44C1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0.04953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4E6F01A6" w14:textId="292688CD" w:rsidR="003314B1" w:rsidRPr="00934AB7" w:rsidRDefault="0048628E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587A3A" w:rsidRPr="00934AB7" w14:paraId="44FA9B68" w14:textId="77777777" w:rsidTr="002A5AD9">
        <w:tc>
          <w:tcPr>
            <w:tcW w:w="2070" w:type="dxa"/>
            <w:tcBorders>
              <w:top w:val="nil"/>
              <w:bottom w:val="nil"/>
            </w:tcBorders>
          </w:tcPr>
          <w:p w14:paraId="4D858B2D" w14:textId="20DF3540" w:rsidR="00587A3A" w:rsidRDefault="00587A3A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Treatment: Day 12</w:t>
            </w:r>
          </w:p>
        </w:tc>
        <w:tc>
          <w:tcPr>
            <w:tcW w:w="1836" w:type="dxa"/>
            <w:tcBorders>
              <w:top w:val="nil"/>
              <w:bottom w:val="nil"/>
            </w:tcBorders>
          </w:tcPr>
          <w:p w14:paraId="17391099" w14:textId="77777777" w:rsidR="00587A3A" w:rsidRPr="00934AB7" w:rsidRDefault="00587A3A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033E697E" w14:textId="77777777" w:rsidR="00587A3A" w:rsidRPr="00934AB7" w:rsidRDefault="00587A3A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3.8571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0C61CB30" w14:textId="77777777" w:rsidR="00587A3A" w:rsidRPr="00934AB7" w:rsidRDefault="00587A3A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0.04953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1EBC9DB3" w14:textId="465AF956" w:rsidR="00587A3A" w:rsidRPr="00934AB7" w:rsidRDefault="0048628E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3314B1" w:rsidRPr="003C276F" w14:paraId="23893D1E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59C6326C" w14:textId="259FEFFC" w:rsidR="003314B1" w:rsidRPr="003C276F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</w:t>
            </w:r>
            <w:r>
              <w:rPr>
                <w:rFonts w:cs="Times New Roman"/>
                <w:b/>
                <w:bCs/>
                <w:szCs w:val="24"/>
              </w:rPr>
              <w:t>2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- </w:t>
            </w:r>
            <w:r w:rsidRPr="007C496E">
              <w:rPr>
                <w:b/>
                <w:bCs/>
                <w:i/>
                <w:iCs/>
              </w:rPr>
              <w:t>Oceanospirillales</w:t>
            </w:r>
            <w:r w:rsidRPr="007C496E">
              <w:rPr>
                <w:b/>
                <w:bCs/>
              </w:rPr>
              <w:t xml:space="preserve">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3314B1" w14:paraId="3776E9AC" w14:textId="77777777" w:rsidTr="002A5AD9">
        <w:tc>
          <w:tcPr>
            <w:tcW w:w="2070" w:type="dxa"/>
            <w:tcBorders>
              <w:bottom w:val="single" w:sz="4" w:space="0" w:color="auto"/>
            </w:tcBorders>
          </w:tcPr>
          <w:p w14:paraId="62FA603E" w14:textId="77777777" w:rsidR="003314B1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3A4B1B24" w14:textId="77777777" w:rsidR="003314B1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6E5D0E24" w14:textId="77777777" w:rsidR="003314B1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02F461A9" w14:textId="77777777" w:rsidR="003314B1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74533721" w14:textId="77777777" w:rsidR="003314B1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3314B1" w:rsidRPr="00934AB7" w14:paraId="7FD639F4" w14:textId="77777777" w:rsidTr="002A5AD9">
        <w:tc>
          <w:tcPr>
            <w:tcW w:w="2070" w:type="dxa"/>
            <w:tcBorders>
              <w:top w:val="single" w:sz="4" w:space="0" w:color="auto"/>
              <w:bottom w:val="nil"/>
            </w:tcBorders>
          </w:tcPr>
          <w:p w14:paraId="67EF3FA0" w14:textId="77777777" w:rsidR="003314B1" w:rsidRPr="00934AB7" w:rsidRDefault="003314B1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836" w:type="dxa"/>
            <w:tcBorders>
              <w:top w:val="single" w:sz="4" w:space="0" w:color="auto"/>
              <w:bottom w:val="nil"/>
            </w:tcBorders>
          </w:tcPr>
          <w:p w14:paraId="6068DCA7" w14:textId="77777777" w:rsidR="003314B1" w:rsidRPr="00934AB7" w:rsidRDefault="003314B1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31E5D25A" w14:textId="156B90CC" w:rsidR="003314B1" w:rsidRPr="00934AB7" w:rsidRDefault="00E952F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5.7692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58C39ECF" w14:textId="592587FC" w:rsidR="003314B1" w:rsidRPr="00934AB7" w:rsidRDefault="00E952F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0.01631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63B05C6A" w14:textId="246669DC" w:rsidR="003314B1" w:rsidRPr="00934AB7" w:rsidRDefault="00090F7B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8B23EF" w:rsidRPr="00934AB7" w14:paraId="4E3F8512" w14:textId="77777777" w:rsidTr="003E0AB3">
        <w:tc>
          <w:tcPr>
            <w:tcW w:w="2070" w:type="dxa"/>
            <w:tcBorders>
              <w:top w:val="nil"/>
              <w:bottom w:val="nil"/>
            </w:tcBorders>
          </w:tcPr>
          <w:p w14:paraId="2682D21D" w14:textId="77777777" w:rsidR="008B23EF" w:rsidRDefault="008B23EF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Treatment: Day 1</w:t>
            </w:r>
          </w:p>
        </w:tc>
        <w:tc>
          <w:tcPr>
            <w:tcW w:w="1836" w:type="dxa"/>
            <w:tcBorders>
              <w:top w:val="nil"/>
              <w:bottom w:val="nil"/>
            </w:tcBorders>
          </w:tcPr>
          <w:p w14:paraId="03C37170" w14:textId="77777777" w:rsidR="008B23EF" w:rsidRPr="00934AB7" w:rsidRDefault="008B23EF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7BE3936D" w14:textId="77777777" w:rsidR="008B23EF" w:rsidRPr="00934AB7" w:rsidRDefault="008B23EF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3.8571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649BB036" w14:textId="77777777" w:rsidR="008B23EF" w:rsidRPr="00934AB7" w:rsidRDefault="008B23EF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0.04953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43C3EBF2" w14:textId="77777777" w:rsidR="008B23EF" w:rsidRPr="00934AB7" w:rsidRDefault="008B23EF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8B23EF" w:rsidRPr="00934AB7" w14:paraId="5FA75850" w14:textId="77777777" w:rsidTr="003E0AB3">
        <w:tc>
          <w:tcPr>
            <w:tcW w:w="2070" w:type="dxa"/>
            <w:tcBorders>
              <w:top w:val="nil"/>
              <w:bottom w:val="nil"/>
            </w:tcBorders>
          </w:tcPr>
          <w:p w14:paraId="75E0DB6D" w14:textId="0AD5CFE4" w:rsidR="008B23EF" w:rsidRDefault="008B23EF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Treatment: Day 9</w:t>
            </w:r>
          </w:p>
        </w:tc>
        <w:tc>
          <w:tcPr>
            <w:tcW w:w="1836" w:type="dxa"/>
            <w:tcBorders>
              <w:top w:val="nil"/>
              <w:bottom w:val="nil"/>
            </w:tcBorders>
          </w:tcPr>
          <w:p w14:paraId="4E4EE746" w14:textId="77777777" w:rsidR="008B23EF" w:rsidRPr="00934AB7" w:rsidRDefault="008B23EF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440B39E0" w14:textId="6046342A" w:rsidR="008B23EF" w:rsidRPr="00934AB7" w:rsidRDefault="00406541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1.1905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7DB83138" w14:textId="3015C5B2" w:rsidR="008B23EF" w:rsidRPr="00934AB7" w:rsidRDefault="006B7B6A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0.2752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1E45324C" w14:textId="3C00A089" w:rsidR="008B23EF" w:rsidRPr="00934AB7" w:rsidRDefault="008B23EF" w:rsidP="003E0AB3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3314B1" w:rsidRPr="003C276F" w14:paraId="2C14CEEA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0A3EF39F" w14:textId="6D8D9D40" w:rsidR="003314B1" w:rsidRPr="003C276F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</w:t>
            </w:r>
            <w:r>
              <w:rPr>
                <w:rFonts w:cs="Times New Roman"/>
                <w:b/>
                <w:bCs/>
                <w:szCs w:val="24"/>
              </w:rPr>
              <w:t>3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- </w:t>
            </w:r>
            <w:r w:rsidRPr="007C496E">
              <w:rPr>
                <w:b/>
                <w:bCs/>
                <w:i/>
                <w:iCs/>
              </w:rPr>
              <w:t>Oceanospirillales</w:t>
            </w:r>
            <w:r w:rsidRPr="007C496E">
              <w:rPr>
                <w:b/>
                <w:bCs/>
              </w:rPr>
              <w:t xml:space="preserve">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3314B1" w14:paraId="76D87D97" w14:textId="77777777" w:rsidTr="002A5AD9">
        <w:tc>
          <w:tcPr>
            <w:tcW w:w="2070" w:type="dxa"/>
            <w:tcBorders>
              <w:bottom w:val="single" w:sz="4" w:space="0" w:color="auto"/>
            </w:tcBorders>
          </w:tcPr>
          <w:p w14:paraId="3552AAAB" w14:textId="77777777" w:rsidR="003314B1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3F6A3CC9" w14:textId="77777777" w:rsidR="003314B1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69AABC9D" w14:textId="77777777" w:rsidR="003314B1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5612CBD2" w14:textId="77777777" w:rsidR="003314B1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2A2209A3" w14:textId="77777777" w:rsidR="003314B1" w:rsidRDefault="003314B1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3314B1" w:rsidRPr="00934AB7" w14:paraId="6008EF0A" w14:textId="77777777" w:rsidTr="002A5AD9">
        <w:tc>
          <w:tcPr>
            <w:tcW w:w="2070" w:type="dxa"/>
            <w:tcBorders>
              <w:top w:val="single" w:sz="4" w:space="0" w:color="auto"/>
              <w:bottom w:val="nil"/>
            </w:tcBorders>
          </w:tcPr>
          <w:p w14:paraId="6A56FFB7" w14:textId="77777777" w:rsidR="003314B1" w:rsidRPr="00934AB7" w:rsidRDefault="003314B1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836" w:type="dxa"/>
            <w:tcBorders>
              <w:top w:val="single" w:sz="4" w:space="0" w:color="auto"/>
              <w:bottom w:val="nil"/>
            </w:tcBorders>
          </w:tcPr>
          <w:p w14:paraId="269D050B" w14:textId="54057213" w:rsidR="003314B1" w:rsidRPr="00934AB7" w:rsidRDefault="00F040A1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70D7509C" w14:textId="242F367C" w:rsidR="003314B1" w:rsidRPr="00934AB7" w:rsidRDefault="0096053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8.2222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0F3C53CE" w14:textId="1944A5E0" w:rsidR="003314B1" w:rsidRPr="00934AB7" w:rsidRDefault="0096053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</w:t>
            </w:r>
            <w:r w:rsidR="00DD4F08">
              <w:rPr>
                <w:rFonts w:cs="Times New Roman"/>
                <w:szCs w:val="24"/>
              </w:rPr>
              <w:t>0</w:t>
            </w:r>
            <w:r>
              <w:rPr>
                <w:rFonts w:cs="Times New Roman"/>
                <w:szCs w:val="24"/>
              </w:rPr>
              <w:t>1639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1867C54E" w14:textId="799C4030" w:rsidR="003314B1" w:rsidRPr="00934AB7" w:rsidRDefault="00DD4F0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0B7D5E" w:rsidRPr="00934AB7" w14:paraId="21B38FAA" w14:textId="77777777" w:rsidTr="003E0AB3">
        <w:tc>
          <w:tcPr>
            <w:tcW w:w="2070" w:type="dxa"/>
            <w:tcBorders>
              <w:top w:val="nil"/>
              <w:bottom w:val="nil"/>
            </w:tcBorders>
          </w:tcPr>
          <w:p w14:paraId="7703B864" w14:textId="60985BDD" w:rsidR="000B7D5E" w:rsidRDefault="000B7D5E" w:rsidP="000B7D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Treatment: Day 5</w:t>
            </w:r>
          </w:p>
        </w:tc>
        <w:tc>
          <w:tcPr>
            <w:tcW w:w="1836" w:type="dxa"/>
            <w:tcBorders>
              <w:top w:val="nil"/>
              <w:bottom w:val="nil"/>
            </w:tcBorders>
          </w:tcPr>
          <w:p w14:paraId="64C5BEF3" w14:textId="4F2055C8" w:rsidR="000B7D5E" w:rsidRPr="00934AB7" w:rsidRDefault="000B7D5E" w:rsidP="000B7D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113B5C67" w14:textId="0DBB907D" w:rsidR="000B7D5E" w:rsidRPr="00934AB7" w:rsidRDefault="000B7D5E" w:rsidP="000B7D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3.8571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2D549304" w14:textId="6FA2B871" w:rsidR="000B7D5E" w:rsidRPr="00934AB7" w:rsidRDefault="000B7D5E" w:rsidP="000B7D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0.04953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2098D1C1" w14:textId="508AA742" w:rsidR="000B7D5E" w:rsidRPr="00934AB7" w:rsidRDefault="000B7D5E" w:rsidP="000B7D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F214A0" w:rsidRPr="00934AB7" w14:paraId="55718298" w14:textId="77777777" w:rsidTr="003E0AB3">
        <w:tc>
          <w:tcPr>
            <w:tcW w:w="2070" w:type="dxa"/>
            <w:tcBorders>
              <w:top w:val="nil"/>
              <w:bottom w:val="nil"/>
            </w:tcBorders>
          </w:tcPr>
          <w:p w14:paraId="009B293B" w14:textId="05CD8384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Treatment: Day 8</w:t>
            </w:r>
          </w:p>
        </w:tc>
        <w:tc>
          <w:tcPr>
            <w:tcW w:w="1836" w:type="dxa"/>
            <w:tcBorders>
              <w:top w:val="nil"/>
              <w:bottom w:val="nil"/>
            </w:tcBorders>
          </w:tcPr>
          <w:p w14:paraId="5B895FF3" w14:textId="2687BBAA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4032CADD" w14:textId="05F8DDEB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3.8571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779D6091" w14:textId="376643A8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0.04953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6B8E842C" w14:textId="693E6237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F214A0" w:rsidRPr="00934AB7" w14:paraId="3E6E24AA" w14:textId="77777777" w:rsidTr="002A5AD9">
        <w:tc>
          <w:tcPr>
            <w:tcW w:w="2070" w:type="dxa"/>
            <w:tcBorders>
              <w:top w:val="nil"/>
              <w:bottom w:val="single" w:sz="4" w:space="0" w:color="auto"/>
            </w:tcBorders>
          </w:tcPr>
          <w:p w14:paraId="51C74B31" w14:textId="1B86FC7F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Treatment: Day 12</w:t>
            </w:r>
          </w:p>
        </w:tc>
        <w:tc>
          <w:tcPr>
            <w:tcW w:w="1836" w:type="dxa"/>
            <w:tcBorders>
              <w:top w:val="nil"/>
              <w:bottom w:val="single" w:sz="4" w:space="0" w:color="auto"/>
            </w:tcBorders>
          </w:tcPr>
          <w:p w14:paraId="659C7A9A" w14:textId="403732B6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3F18640D" w14:textId="6CC5C906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3.8571</w:t>
            </w:r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25C31519" w14:textId="7ABDEBFA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0.04953</w:t>
            </w:r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480D39C5" w14:textId="6312DF50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F214A0" w:rsidRPr="003C276F" w14:paraId="621DD55C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4706920D" w14:textId="7D3A0A2A" w:rsidR="00F214A0" w:rsidRPr="003C276F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</w:t>
            </w:r>
            <w:r>
              <w:rPr>
                <w:rFonts w:cs="Times New Roman"/>
                <w:b/>
                <w:bCs/>
                <w:szCs w:val="24"/>
              </w:rPr>
              <w:t>3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- </w:t>
            </w:r>
            <w:r w:rsidRPr="007C496E">
              <w:rPr>
                <w:b/>
                <w:bCs/>
                <w:i/>
                <w:iCs/>
              </w:rPr>
              <w:t>Oceanospirillales</w:t>
            </w:r>
            <w:r w:rsidRPr="007C496E">
              <w:rPr>
                <w:b/>
                <w:bCs/>
              </w:rPr>
              <w:t xml:space="preserve"> </w:t>
            </w:r>
            <w:r>
              <w:rPr>
                <w:rFonts w:cs="Times New Roman"/>
                <w:b/>
                <w:bCs/>
                <w:szCs w:val="24"/>
              </w:rPr>
              <w:t xml:space="preserve">Days 5 and 8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F214A0" w14:paraId="0698D9C9" w14:textId="77777777" w:rsidTr="002A5AD9">
        <w:tc>
          <w:tcPr>
            <w:tcW w:w="2070" w:type="dxa"/>
            <w:tcBorders>
              <w:bottom w:val="single" w:sz="4" w:space="0" w:color="auto"/>
            </w:tcBorders>
          </w:tcPr>
          <w:p w14:paraId="2D8F260E" w14:textId="77777777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67B3B5AF" w14:textId="77777777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744DE92A" w14:textId="77777777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6BF6F45B" w14:textId="77777777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7C0929E3" w14:textId="77777777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F214A0" w:rsidRPr="00934AB7" w14:paraId="13AAEC1C" w14:textId="77777777" w:rsidTr="002A5AD9">
        <w:tc>
          <w:tcPr>
            <w:tcW w:w="2070" w:type="dxa"/>
            <w:tcBorders>
              <w:top w:val="single" w:sz="4" w:space="0" w:color="auto"/>
              <w:bottom w:val="nil"/>
            </w:tcBorders>
          </w:tcPr>
          <w:p w14:paraId="30E7B249" w14:textId="77777777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836" w:type="dxa"/>
            <w:tcBorders>
              <w:top w:val="single" w:sz="4" w:space="0" w:color="auto"/>
              <w:bottom w:val="nil"/>
            </w:tcBorders>
          </w:tcPr>
          <w:p w14:paraId="43AF7230" w14:textId="77777777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3CBC62D8" w14:textId="2356F055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4.3333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2228D648" w14:textId="28EEE4B0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0.03737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13B14B85" w14:textId="6FC7F319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F214A0" w:rsidRPr="003C276F" w14:paraId="1B2497F9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3D9F163B" w14:textId="70113B5E" w:rsidR="00F214A0" w:rsidRPr="003C276F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</w:t>
            </w:r>
            <w:r>
              <w:rPr>
                <w:rFonts w:cs="Times New Roman"/>
                <w:b/>
                <w:bCs/>
                <w:szCs w:val="24"/>
              </w:rPr>
              <w:t>3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- </w:t>
            </w:r>
            <w:r w:rsidRPr="007C496E">
              <w:rPr>
                <w:b/>
                <w:bCs/>
                <w:i/>
                <w:iCs/>
              </w:rPr>
              <w:t>Oceanospirillales</w:t>
            </w:r>
            <w:r w:rsidRPr="007C496E">
              <w:rPr>
                <w:b/>
                <w:bCs/>
              </w:rPr>
              <w:t xml:space="preserve"> </w:t>
            </w:r>
            <w:r>
              <w:rPr>
                <w:rFonts w:cs="Times New Roman"/>
                <w:b/>
                <w:bCs/>
                <w:szCs w:val="24"/>
              </w:rPr>
              <w:t xml:space="preserve">Days 5 and 12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F214A0" w14:paraId="71F9960B" w14:textId="77777777" w:rsidTr="002A5AD9">
        <w:tc>
          <w:tcPr>
            <w:tcW w:w="2070" w:type="dxa"/>
            <w:tcBorders>
              <w:bottom w:val="single" w:sz="4" w:space="0" w:color="auto"/>
            </w:tcBorders>
          </w:tcPr>
          <w:p w14:paraId="65E6EA52" w14:textId="77777777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66B834D6" w14:textId="77777777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43CFE8E8" w14:textId="77777777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1A26ED17" w14:textId="77777777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626258E8" w14:textId="77777777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F214A0" w:rsidRPr="00934AB7" w14:paraId="54D2F87D" w14:textId="77777777" w:rsidTr="002A5AD9">
        <w:tc>
          <w:tcPr>
            <w:tcW w:w="2070" w:type="dxa"/>
            <w:tcBorders>
              <w:top w:val="single" w:sz="4" w:space="0" w:color="auto"/>
              <w:bottom w:val="nil"/>
            </w:tcBorders>
          </w:tcPr>
          <w:p w14:paraId="0EFE1511" w14:textId="77777777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836" w:type="dxa"/>
            <w:tcBorders>
              <w:top w:val="single" w:sz="4" w:space="0" w:color="auto"/>
              <w:bottom w:val="nil"/>
            </w:tcBorders>
          </w:tcPr>
          <w:p w14:paraId="447AE466" w14:textId="77777777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3998F1E0" w14:textId="14E51DAC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1.2564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3B83E987" w14:textId="5272DD7A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0.2623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4EA2C100" w14:textId="77777777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F214A0" w:rsidRPr="003C276F" w14:paraId="38B82932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3743A25A" w14:textId="32D8D034" w:rsidR="00F214A0" w:rsidRPr="003C276F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Trial </w:t>
            </w:r>
            <w:r>
              <w:rPr>
                <w:rFonts w:cs="Times New Roman"/>
                <w:b/>
                <w:bCs/>
                <w:szCs w:val="24"/>
              </w:rPr>
              <w:t>3</w:t>
            </w:r>
            <w:r w:rsidRPr="00AB796C">
              <w:rPr>
                <w:rFonts w:cs="Times New Roman"/>
                <w:b/>
                <w:bCs/>
                <w:szCs w:val="24"/>
              </w:rPr>
              <w:t xml:space="preserve"> - </w:t>
            </w:r>
            <w:r w:rsidRPr="007C496E">
              <w:rPr>
                <w:b/>
                <w:bCs/>
                <w:i/>
                <w:iCs/>
              </w:rPr>
              <w:t>Oceanospirillales</w:t>
            </w:r>
            <w:r w:rsidRPr="007C496E">
              <w:rPr>
                <w:b/>
                <w:bCs/>
              </w:rPr>
              <w:t xml:space="preserve"> </w:t>
            </w:r>
            <w:r>
              <w:rPr>
                <w:rFonts w:cs="Times New Roman"/>
                <w:b/>
                <w:bCs/>
                <w:szCs w:val="24"/>
              </w:rPr>
              <w:t xml:space="preserve">Days 8 and 12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F214A0" w14:paraId="751CC2C3" w14:textId="77777777" w:rsidTr="00406541">
        <w:tc>
          <w:tcPr>
            <w:tcW w:w="2070" w:type="dxa"/>
            <w:tcBorders>
              <w:bottom w:val="single" w:sz="4" w:space="0" w:color="auto"/>
            </w:tcBorders>
          </w:tcPr>
          <w:p w14:paraId="0C112D1F" w14:textId="77777777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09FCBC75" w14:textId="77777777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3FD67ED7" w14:textId="77777777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22CCC9A3" w14:textId="77777777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2560294A" w14:textId="77777777" w:rsidR="00F214A0" w:rsidRDefault="00F214A0" w:rsidP="00F214A0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F214A0" w:rsidRPr="00934AB7" w14:paraId="64D277CE" w14:textId="77777777" w:rsidTr="00406541"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</w:tcPr>
          <w:p w14:paraId="6B68AC99" w14:textId="77777777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836" w:type="dxa"/>
            <w:tcBorders>
              <w:top w:val="single" w:sz="4" w:space="0" w:color="auto"/>
              <w:bottom w:val="single" w:sz="4" w:space="0" w:color="auto"/>
            </w:tcBorders>
          </w:tcPr>
          <w:p w14:paraId="29B249DE" w14:textId="77777777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single" w:sz="4" w:space="0" w:color="auto"/>
            </w:tcBorders>
          </w:tcPr>
          <w:p w14:paraId="37C88CDC" w14:textId="4D411C14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6.5641</w:t>
            </w:r>
          </w:p>
        </w:tc>
        <w:tc>
          <w:tcPr>
            <w:tcW w:w="1954" w:type="dxa"/>
            <w:tcBorders>
              <w:top w:val="single" w:sz="4" w:space="0" w:color="auto"/>
              <w:bottom w:val="single" w:sz="4" w:space="0" w:color="auto"/>
            </w:tcBorders>
          </w:tcPr>
          <w:p w14:paraId="23D0AB24" w14:textId="7D2E4F83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0.01041</w:t>
            </w:r>
          </w:p>
        </w:tc>
        <w:tc>
          <w:tcPr>
            <w:tcW w:w="1007" w:type="dxa"/>
            <w:tcBorders>
              <w:top w:val="single" w:sz="4" w:space="0" w:color="auto"/>
              <w:bottom w:val="single" w:sz="4" w:space="0" w:color="auto"/>
            </w:tcBorders>
          </w:tcPr>
          <w:p w14:paraId="1742480A" w14:textId="74AD46DA" w:rsidR="00F214A0" w:rsidRPr="00934AB7" w:rsidRDefault="00F214A0" w:rsidP="00F214A0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</w:tbl>
    <w:p w14:paraId="5F2C273B" w14:textId="5D09BD77" w:rsidR="003314B1" w:rsidRDefault="003314B1" w:rsidP="00654E8F">
      <w:pPr>
        <w:spacing w:before="240"/>
        <w:rPr>
          <w:rFonts w:cs="Times New Roman"/>
          <w:szCs w:val="24"/>
        </w:rPr>
      </w:pPr>
    </w:p>
    <w:p w14:paraId="59B6707F" w14:textId="77777777" w:rsidR="005C7A71" w:rsidRDefault="005C7A71" w:rsidP="00654E8F">
      <w:pPr>
        <w:spacing w:before="240"/>
        <w:rPr>
          <w:rFonts w:cs="Times New Roman"/>
          <w:szCs w:val="24"/>
        </w:rPr>
      </w:pPr>
    </w:p>
    <w:p w14:paraId="7456FD4A" w14:textId="77777777" w:rsidR="00A215E5" w:rsidRDefault="00A215E5">
      <w:pPr>
        <w:spacing w:before="0" w:after="200" w:line="276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14:paraId="626D25D2" w14:textId="7D67F083" w:rsidR="00BD0D61" w:rsidRDefault="00BD0D61" w:rsidP="00654E8F">
      <w:pPr>
        <w:spacing w:before="240"/>
        <w:rPr>
          <w:rFonts w:cs="Times New Roman"/>
          <w:szCs w:val="24"/>
        </w:rPr>
      </w:pPr>
      <w:r w:rsidRPr="0001436A">
        <w:rPr>
          <w:rFonts w:cs="Times New Roman"/>
          <w:b/>
          <w:szCs w:val="24"/>
        </w:rPr>
        <w:lastRenderedPageBreak/>
        <w:t xml:space="preserve">Supplementary </w:t>
      </w:r>
      <w:r>
        <w:rPr>
          <w:rFonts w:cs="Times New Roman"/>
          <w:b/>
          <w:szCs w:val="24"/>
        </w:rPr>
        <w:t>Table</w:t>
      </w:r>
      <w:r w:rsidRPr="0001436A">
        <w:rPr>
          <w:rFonts w:cs="Times New Roman"/>
          <w:b/>
          <w:szCs w:val="24"/>
        </w:rPr>
        <w:t xml:space="preserve"> </w:t>
      </w:r>
      <w:r w:rsidR="00E01FC9">
        <w:rPr>
          <w:rFonts w:cs="Times New Roman"/>
          <w:b/>
          <w:szCs w:val="24"/>
        </w:rPr>
        <w:t>9</w:t>
      </w:r>
      <w:r w:rsidRPr="0001436A">
        <w:rPr>
          <w:rFonts w:cs="Times New Roman"/>
          <w:b/>
          <w:szCs w:val="24"/>
        </w:rPr>
        <w:t>.</w:t>
      </w:r>
      <w:r w:rsidRPr="001549D3">
        <w:rPr>
          <w:rFonts w:cs="Times New Roman"/>
          <w:szCs w:val="24"/>
        </w:rPr>
        <w:t xml:space="preserve"> </w:t>
      </w:r>
      <w:r w:rsidR="001920DF" w:rsidRPr="005B609B">
        <w:rPr>
          <w:rFonts w:cs="Times New Roman"/>
          <w:szCs w:val="24"/>
        </w:rPr>
        <w:t>Kruskal-Wallis Rank Sum Tes</w:t>
      </w:r>
      <w:r w:rsidR="001920DF">
        <w:rPr>
          <w:rFonts w:cs="Times New Roman"/>
          <w:szCs w:val="24"/>
        </w:rPr>
        <w:t xml:space="preserve">t </w:t>
      </w:r>
      <w:r w:rsidR="00707A12" w:rsidRPr="00707A12">
        <w:rPr>
          <w:rFonts w:cs="Times New Roman"/>
          <w:szCs w:val="24"/>
        </w:rPr>
        <w:t xml:space="preserve">for Simpson’s Index of Diversity of </w:t>
      </w:r>
      <w:r w:rsidR="00707A12" w:rsidRPr="00707A12">
        <w:rPr>
          <w:rFonts w:cs="Times New Roman"/>
          <w:i/>
          <w:iCs/>
          <w:szCs w:val="24"/>
        </w:rPr>
        <w:t>Vibrio</w:t>
      </w:r>
      <w:r w:rsidR="00182577">
        <w:rPr>
          <w:rFonts w:cs="Times New Roman"/>
          <w:i/>
          <w:iCs/>
          <w:szCs w:val="24"/>
        </w:rPr>
        <w:t>nales</w:t>
      </w:r>
      <w:r w:rsidR="00707A12" w:rsidRPr="00707A12">
        <w:rPr>
          <w:rFonts w:cs="Times New Roman"/>
          <w:szCs w:val="24"/>
        </w:rPr>
        <w:t xml:space="preserve"> </w:t>
      </w:r>
      <w:r w:rsidR="00406AE3">
        <w:rPr>
          <w:rFonts w:cs="Times New Roman"/>
          <w:szCs w:val="24"/>
        </w:rPr>
        <w:t>relative</w:t>
      </w:r>
      <w:r w:rsidR="00651855">
        <w:rPr>
          <w:rFonts w:cs="Times New Roman"/>
          <w:szCs w:val="24"/>
        </w:rPr>
        <w:t xml:space="preserve"> percent</w:t>
      </w:r>
      <w:r w:rsidR="00406AE3">
        <w:rPr>
          <w:rFonts w:cs="Times New Roman"/>
          <w:szCs w:val="24"/>
        </w:rPr>
        <w:t xml:space="preserve"> </w:t>
      </w:r>
      <w:r w:rsidR="00707A12" w:rsidRPr="00707A12">
        <w:rPr>
          <w:rFonts w:cs="Times New Roman"/>
          <w:szCs w:val="24"/>
        </w:rPr>
        <w:t>reads in Trial 1 per Sample Type by Day and Treatment Group.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953"/>
        <w:gridCol w:w="1954"/>
        <w:gridCol w:w="1007"/>
      </w:tblGrid>
      <w:tr w:rsidR="00617F05" w:rsidRPr="003C276F" w14:paraId="60070467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4EBDBCF6" w14:textId="715FABD7" w:rsidR="00617F05" w:rsidRPr="003C276F" w:rsidRDefault="00617F05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="00641388">
              <w:rPr>
                <w:rFonts w:cs="Times New Roman"/>
                <w:b/>
                <w:bCs/>
                <w:szCs w:val="24"/>
              </w:rPr>
              <w:t xml:space="preserve">Trial 1 </w:t>
            </w:r>
            <w:r w:rsidR="00641388" w:rsidRPr="00707A12">
              <w:rPr>
                <w:rFonts w:cs="Times New Roman"/>
                <w:b/>
                <w:bCs/>
                <w:szCs w:val="24"/>
              </w:rPr>
              <w:t xml:space="preserve">All Samples – </w:t>
            </w:r>
            <w:r w:rsidR="00641388" w:rsidRPr="00707A12">
              <w:rPr>
                <w:rFonts w:cs="Times New Roman"/>
                <w:b/>
                <w:bCs/>
                <w:i/>
                <w:iCs/>
                <w:szCs w:val="24"/>
              </w:rPr>
              <w:t>Vibrio</w:t>
            </w:r>
            <w:r w:rsidR="00641388" w:rsidRPr="00707A12">
              <w:rPr>
                <w:rFonts w:cs="Times New Roman"/>
                <w:b/>
                <w:bCs/>
                <w:szCs w:val="24"/>
              </w:rPr>
              <w:t xml:space="preserve"> diversity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617F05" w14:paraId="56F26AE4" w14:textId="77777777" w:rsidTr="00A20B1C">
        <w:tc>
          <w:tcPr>
            <w:tcW w:w="1953" w:type="dxa"/>
            <w:tcBorders>
              <w:bottom w:val="single" w:sz="4" w:space="0" w:color="auto"/>
            </w:tcBorders>
          </w:tcPr>
          <w:p w14:paraId="0840D7DC" w14:textId="77777777" w:rsidR="00617F05" w:rsidRDefault="00617F05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3AA5D0BD" w14:textId="77777777" w:rsidR="00617F05" w:rsidRDefault="00617F05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0645B6E2" w14:textId="77777777" w:rsidR="00617F05" w:rsidRDefault="00617F05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3B85B5DF" w14:textId="77777777" w:rsidR="00617F05" w:rsidRDefault="00617F05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139F0794" w14:textId="77777777" w:rsidR="00617F05" w:rsidRDefault="00617F05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617F05" w:rsidRPr="00934AB7" w14:paraId="1E327786" w14:textId="77777777" w:rsidTr="00A20B1C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2CFB9A86" w14:textId="5EADF276" w:rsidR="00617F05" w:rsidRPr="00934AB7" w:rsidRDefault="0064138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Type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4B63DD85" w14:textId="003769A7" w:rsidR="00617F05" w:rsidRPr="00934AB7" w:rsidRDefault="0064138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51362529" w14:textId="6896020E" w:rsidR="00617F05" w:rsidRPr="00934AB7" w:rsidRDefault="003354C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8.4324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253C7AAD" w14:textId="6737B39C" w:rsidR="00617F05" w:rsidRPr="00934AB7" w:rsidRDefault="003354C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0.01475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1C3AFE17" w14:textId="5EF25FDB" w:rsidR="00617F05" w:rsidRPr="00934AB7" w:rsidRDefault="003354C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  <w:tr w:rsidR="00617F05" w:rsidRPr="00934AB7" w14:paraId="58AAB84A" w14:textId="77777777" w:rsidTr="005A6A42">
        <w:tc>
          <w:tcPr>
            <w:tcW w:w="1953" w:type="dxa"/>
            <w:tcBorders>
              <w:top w:val="nil"/>
              <w:bottom w:val="nil"/>
            </w:tcBorders>
          </w:tcPr>
          <w:p w14:paraId="112007E1" w14:textId="5E321023" w:rsidR="00617F05" w:rsidRDefault="0064138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14DAFF0F" w14:textId="255F584C" w:rsidR="00617F05" w:rsidRPr="00934AB7" w:rsidRDefault="005771D9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30779E65" w14:textId="62538C28" w:rsidR="00617F05" w:rsidRPr="00934AB7" w:rsidRDefault="003354C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10.89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78044827" w14:textId="45870A35" w:rsidR="00617F05" w:rsidRPr="00934AB7" w:rsidRDefault="003354C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0.004318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5750FA9A" w14:textId="5ECA5C3B" w:rsidR="00617F05" w:rsidRPr="00934AB7" w:rsidRDefault="007D7EB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</w:t>
            </w:r>
          </w:p>
        </w:tc>
      </w:tr>
      <w:tr w:rsidR="005A6A42" w:rsidRPr="00934AB7" w14:paraId="79C28A71" w14:textId="77777777" w:rsidTr="00A20B1C"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70DAA036" w14:textId="51AFDA05" w:rsidR="005A6A42" w:rsidRDefault="005A6A42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0E413773" w14:textId="65F6CB7A" w:rsidR="005A6A42" w:rsidRDefault="0089634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76F8E5C1" w14:textId="32047006" w:rsidR="005A6A42" w:rsidRPr="00934AB7" w:rsidRDefault="0089634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0.25626</w:t>
            </w:r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4593190B" w14:textId="1DB8E802" w:rsidR="005A6A42" w:rsidRPr="00934AB7" w:rsidRDefault="0089634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0.6127</w:t>
            </w:r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3734A59F" w14:textId="77777777" w:rsidR="005A6A42" w:rsidRPr="00934AB7" w:rsidRDefault="005A6A42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641388" w:rsidRPr="003C276F" w14:paraId="3AD711E9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25294209" w14:textId="5DC924DC" w:rsidR="00641388" w:rsidRPr="003C276F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>
              <w:rPr>
                <w:rFonts w:cs="Times New Roman"/>
                <w:b/>
                <w:bCs/>
                <w:szCs w:val="24"/>
              </w:rPr>
              <w:t xml:space="preserve">Trial 1 </w:t>
            </w:r>
            <w:r w:rsidRPr="00707A12">
              <w:rPr>
                <w:rFonts w:cs="Times New Roman"/>
                <w:b/>
                <w:bCs/>
                <w:szCs w:val="24"/>
              </w:rPr>
              <w:t>Oyster Larvae</w:t>
            </w:r>
            <w:r w:rsidR="005909DC">
              <w:rPr>
                <w:rFonts w:cs="Times New Roman"/>
                <w:b/>
                <w:bCs/>
                <w:szCs w:val="24"/>
              </w:rPr>
              <w:t xml:space="preserve"> 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– </w:t>
            </w:r>
            <w:r w:rsidRPr="00707A12">
              <w:rPr>
                <w:rFonts w:cs="Times New Roman"/>
                <w:b/>
                <w:bCs/>
                <w:i/>
                <w:iCs/>
                <w:szCs w:val="24"/>
              </w:rPr>
              <w:t>Vibrio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 diversity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641388" w14:paraId="789CB7E9" w14:textId="77777777" w:rsidTr="00A20B1C">
        <w:tc>
          <w:tcPr>
            <w:tcW w:w="1953" w:type="dxa"/>
            <w:tcBorders>
              <w:bottom w:val="single" w:sz="4" w:space="0" w:color="auto"/>
            </w:tcBorders>
          </w:tcPr>
          <w:p w14:paraId="67D6EBC9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3B207D8C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687D438A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2895039D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77B868E3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641388" w:rsidRPr="00934AB7" w14:paraId="5C3E6757" w14:textId="77777777" w:rsidTr="00A20B1C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2F4851C4" w14:textId="77777777" w:rsidR="00641388" w:rsidRPr="00934AB7" w:rsidRDefault="0064138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0475AA3E" w14:textId="77777777" w:rsidR="00641388" w:rsidRPr="00934AB7" w:rsidRDefault="0064138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3110BE6D" w14:textId="31A08601" w:rsidR="00641388" w:rsidRPr="00934AB7" w:rsidRDefault="007D449B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6A663463" w14:textId="7641B0BF" w:rsidR="00641388" w:rsidRPr="00934AB7" w:rsidRDefault="007D449B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6DF49D2B" w14:textId="77777777" w:rsidR="00641388" w:rsidRPr="00934AB7" w:rsidRDefault="0064138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641388" w:rsidRPr="00934AB7" w14:paraId="2CAA919A" w14:textId="77777777" w:rsidTr="00A20B1C"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610F6406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267D17D8" w14:textId="77777777" w:rsidR="00641388" w:rsidRPr="00934AB7" w:rsidRDefault="0064138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28086EE5" w14:textId="382A7B0F" w:rsidR="00641388" w:rsidRPr="00934AB7" w:rsidRDefault="007D449B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0.41026</w:t>
            </w:r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66930E39" w14:textId="5CCECB88" w:rsidR="00641388" w:rsidRPr="00934AB7" w:rsidRDefault="007D449B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0.5218</w:t>
            </w:r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3295820A" w14:textId="7B06889E" w:rsidR="00641388" w:rsidRPr="00934AB7" w:rsidRDefault="0064138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641388" w:rsidRPr="003C276F" w14:paraId="16D75B56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5EFFCFE5" w14:textId="0897F161" w:rsidR="00641388" w:rsidRPr="003C276F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="00CB23FC">
              <w:rPr>
                <w:rFonts w:cs="Times New Roman"/>
                <w:b/>
                <w:bCs/>
                <w:szCs w:val="24"/>
              </w:rPr>
              <w:t xml:space="preserve">Trial 1 </w:t>
            </w:r>
            <w:r w:rsidR="00CB23FC" w:rsidRPr="00707A12">
              <w:rPr>
                <w:rFonts w:cs="Times New Roman"/>
                <w:b/>
                <w:bCs/>
                <w:szCs w:val="24"/>
              </w:rPr>
              <w:t>Biofilm swab</w:t>
            </w:r>
            <w:r w:rsidR="005909DC">
              <w:rPr>
                <w:rFonts w:cs="Times New Roman"/>
                <w:b/>
                <w:bCs/>
                <w:szCs w:val="24"/>
              </w:rPr>
              <w:t xml:space="preserve"> </w:t>
            </w:r>
            <w:r w:rsidR="00CB23FC" w:rsidRPr="00707A12">
              <w:rPr>
                <w:rFonts w:cs="Times New Roman"/>
                <w:b/>
                <w:bCs/>
                <w:szCs w:val="24"/>
              </w:rPr>
              <w:t xml:space="preserve">– </w:t>
            </w:r>
            <w:r w:rsidR="00CB23FC" w:rsidRPr="00707A12">
              <w:rPr>
                <w:rFonts w:cs="Times New Roman"/>
                <w:b/>
                <w:bCs/>
                <w:i/>
                <w:iCs/>
                <w:szCs w:val="24"/>
              </w:rPr>
              <w:t>Vibrio</w:t>
            </w:r>
            <w:r w:rsidR="00CB23FC" w:rsidRPr="00707A12">
              <w:rPr>
                <w:rFonts w:cs="Times New Roman"/>
                <w:b/>
                <w:bCs/>
                <w:szCs w:val="24"/>
              </w:rPr>
              <w:t xml:space="preserve"> diversity</w:t>
            </w:r>
            <w:r w:rsidR="00CB23FC" w:rsidRPr="00AB796C">
              <w:rPr>
                <w:rFonts w:cs="Times New Roman"/>
                <w:b/>
                <w:bCs/>
                <w:szCs w:val="24"/>
              </w:rPr>
              <w:t xml:space="preserve">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641388" w14:paraId="4E819156" w14:textId="77777777" w:rsidTr="00A20B1C">
        <w:tc>
          <w:tcPr>
            <w:tcW w:w="1953" w:type="dxa"/>
            <w:tcBorders>
              <w:bottom w:val="single" w:sz="4" w:space="0" w:color="auto"/>
            </w:tcBorders>
          </w:tcPr>
          <w:p w14:paraId="5ED7AF3B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136A6518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73B50A74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035F01F3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6EDA79DA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641388" w:rsidRPr="00934AB7" w14:paraId="334E38FA" w14:textId="77777777" w:rsidTr="00A20B1C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5BB174DF" w14:textId="77777777" w:rsidR="00641388" w:rsidRPr="00934AB7" w:rsidRDefault="0064138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41DD66AE" w14:textId="77777777" w:rsidR="00641388" w:rsidRPr="00934AB7" w:rsidRDefault="0064138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65B8E89E" w14:textId="0B55E140" w:rsidR="00641388" w:rsidRPr="00934AB7" w:rsidRDefault="00147676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8.3077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01C0D336" w14:textId="7393B337" w:rsidR="00641388" w:rsidRPr="00934AB7" w:rsidRDefault="00147676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0.003948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5D7381FA" w14:textId="1BB991CB" w:rsidR="00641388" w:rsidRPr="00934AB7" w:rsidRDefault="008D5017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</w:t>
            </w:r>
          </w:p>
        </w:tc>
      </w:tr>
      <w:tr w:rsidR="00641388" w:rsidRPr="00934AB7" w14:paraId="043B615B" w14:textId="77777777" w:rsidTr="00A20B1C"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5AECA18A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42FE195A" w14:textId="77777777" w:rsidR="00641388" w:rsidRPr="00934AB7" w:rsidRDefault="0064138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291F72F4" w14:textId="20349541" w:rsidR="00641388" w:rsidRPr="00934AB7" w:rsidRDefault="00147676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0.025641</w:t>
            </w:r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3689CBA4" w14:textId="3AA65493" w:rsidR="00641388" w:rsidRPr="00934AB7" w:rsidRDefault="00147676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0.8728</w:t>
            </w:r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5F56139D" w14:textId="43EBFE9E" w:rsidR="00641388" w:rsidRPr="00934AB7" w:rsidRDefault="00641388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641388" w:rsidRPr="003C276F" w14:paraId="6214FE93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75128213" w14:textId="2946BB4D" w:rsidR="00641388" w:rsidRPr="003C276F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 w:rsidR="00BC45B7">
              <w:rPr>
                <w:rFonts w:cs="Times New Roman"/>
                <w:b/>
                <w:bCs/>
                <w:szCs w:val="24"/>
              </w:rPr>
              <w:t xml:space="preserve">Trial 1 </w:t>
            </w:r>
            <w:r w:rsidR="00BC45B7" w:rsidRPr="00707A12">
              <w:rPr>
                <w:rFonts w:cs="Times New Roman"/>
                <w:b/>
                <w:bCs/>
                <w:szCs w:val="24"/>
              </w:rPr>
              <w:t xml:space="preserve">Water – </w:t>
            </w:r>
            <w:r w:rsidR="00BC45B7" w:rsidRPr="00707A12">
              <w:rPr>
                <w:rFonts w:cs="Times New Roman"/>
                <w:b/>
                <w:bCs/>
                <w:i/>
                <w:iCs/>
                <w:szCs w:val="24"/>
              </w:rPr>
              <w:t>Vibrio</w:t>
            </w:r>
            <w:r w:rsidR="00BC45B7" w:rsidRPr="00707A12">
              <w:rPr>
                <w:rFonts w:cs="Times New Roman"/>
                <w:b/>
                <w:bCs/>
                <w:szCs w:val="24"/>
              </w:rPr>
              <w:t xml:space="preserve"> diversity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641388" w14:paraId="5C9F6E77" w14:textId="77777777" w:rsidTr="00A20B1C">
        <w:tc>
          <w:tcPr>
            <w:tcW w:w="1953" w:type="dxa"/>
            <w:tcBorders>
              <w:bottom w:val="single" w:sz="4" w:space="0" w:color="auto"/>
            </w:tcBorders>
          </w:tcPr>
          <w:p w14:paraId="5A7727FD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284605E7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215D4576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123E91D8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056DB402" w14:textId="77777777" w:rsidR="00641388" w:rsidRDefault="00641388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36745E" w:rsidRPr="00934AB7" w14:paraId="1C8B46B5" w14:textId="77777777" w:rsidTr="00A20B1C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6B5DBED8" w14:textId="77777777" w:rsidR="0036745E" w:rsidRPr="00934AB7" w:rsidRDefault="0036745E" w:rsidP="003674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066F48BA" w14:textId="77777777" w:rsidR="0036745E" w:rsidRPr="00934AB7" w:rsidRDefault="0036745E" w:rsidP="003674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7645BC8B" w14:textId="22FDB34C" w:rsidR="0036745E" w:rsidRPr="00934AB7" w:rsidRDefault="0036745E" w:rsidP="003674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8.3077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6C5F0A71" w14:textId="79D43742" w:rsidR="0036745E" w:rsidRPr="00934AB7" w:rsidRDefault="0036745E" w:rsidP="003674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0.003948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15208B43" w14:textId="5D58D836" w:rsidR="0036745E" w:rsidRPr="00934AB7" w:rsidRDefault="0036745E" w:rsidP="003674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</w:t>
            </w:r>
          </w:p>
        </w:tc>
      </w:tr>
      <w:tr w:rsidR="0036745E" w:rsidRPr="00934AB7" w14:paraId="321DDD32" w14:textId="77777777" w:rsidTr="003A4D2A">
        <w:tc>
          <w:tcPr>
            <w:tcW w:w="1953" w:type="dxa"/>
            <w:tcBorders>
              <w:top w:val="nil"/>
              <w:bottom w:val="nil"/>
            </w:tcBorders>
          </w:tcPr>
          <w:p w14:paraId="26245E87" w14:textId="77777777" w:rsidR="0036745E" w:rsidRDefault="0036745E" w:rsidP="003674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5C4B338A" w14:textId="77777777" w:rsidR="0036745E" w:rsidRPr="00934AB7" w:rsidRDefault="0036745E" w:rsidP="003674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4C050E72" w14:textId="625DBC5E" w:rsidR="0036745E" w:rsidRPr="00934AB7" w:rsidRDefault="003524D8" w:rsidP="003674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0.64193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79081908" w14:textId="2053E122" w:rsidR="0036745E" w:rsidRPr="00934AB7" w:rsidRDefault="003524D8" w:rsidP="003674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0.4233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46B53E25" w14:textId="20DA2CB2" w:rsidR="0036745E" w:rsidRPr="00934AB7" w:rsidRDefault="0036745E" w:rsidP="003674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3A4D2A" w:rsidRPr="00934AB7" w14:paraId="1932B722" w14:textId="77777777" w:rsidTr="00A20B1C"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006B73B3" w14:textId="77777777" w:rsidR="003A4D2A" w:rsidRDefault="003A4D2A" w:rsidP="008248E5">
            <w:pPr>
              <w:keepNext/>
              <w:spacing w:before="0" w:after="0" w:line="276" w:lineRule="auto"/>
              <w:ind w:left="258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 –</w:t>
            </w:r>
          </w:p>
          <w:p w14:paraId="7B644494" w14:textId="545F30BF" w:rsidR="003A4D2A" w:rsidRDefault="003A4D2A" w:rsidP="008248E5">
            <w:pPr>
              <w:keepNext/>
              <w:spacing w:before="0" w:after="0" w:line="276" w:lineRule="auto"/>
              <w:ind w:left="258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 12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50A7E809" w14:textId="0D07C03E" w:rsidR="003A4D2A" w:rsidRDefault="0061589B" w:rsidP="003674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547D8E4A" w14:textId="2DCFC6A8" w:rsidR="003A4D2A" w:rsidRDefault="003709F2" w:rsidP="003674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3.8571</w:t>
            </w:r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6FC891BC" w14:textId="4179DB45" w:rsidR="003A4D2A" w:rsidRDefault="003709F2" w:rsidP="003674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0.04953</w:t>
            </w:r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7C8BC5DD" w14:textId="47FB2ED0" w:rsidR="003A4D2A" w:rsidRPr="00934AB7" w:rsidRDefault="0031467C" w:rsidP="0036745E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</w:t>
            </w:r>
          </w:p>
        </w:tc>
      </w:tr>
    </w:tbl>
    <w:p w14:paraId="717FCBE3" w14:textId="26A07DDD" w:rsidR="00617F05" w:rsidRDefault="00617F05" w:rsidP="00654E8F">
      <w:pPr>
        <w:spacing w:before="240"/>
        <w:rPr>
          <w:rFonts w:cs="Times New Roman"/>
          <w:szCs w:val="24"/>
        </w:rPr>
      </w:pPr>
    </w:p>
    <w:p w14:paraId="3C1F494D" w14:textId="77777777" w:rsidR="008E2921" w:rsidRDefault="008E2921">
      <w:pPr>
        <w:spacing w:before="0" w:after="200" w:line="276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14:paraId="3B34B928" w14:textId="1782D34B" w:rsidR="00BD0D61" w:rsidRDefault="00BD0D61" w:rsidP="00654E8F">
      <w:pPr>
        <w:spacing w:before="240"/>
        <w:rPr>
          <w:rFonts w:cs="Times New Roman"/>
          <w:szCs w:val="24"/>
        </w:rPr>
      </w:pPr>
      <w:r w:rsidRPr="0001436A">
        <w:rPr>
          <w:rFonts w:cs="Times New Roman"/>
          <w:b/>
          <w:szCs w:val="24"/>
        </w:rPr>
        <w:lastRenderedPageBreak/>
        <w:t xml:space="preserve">Supplementary </w:t>
      </w:r>
      <w:r>
        <w:rPr>
          <w:rFonts w:cs="Times New Roman"/>
          <w:b/>
          <w:szCs w:val="24"/>
        </w:rPr>
        <w:t>Table</w:t>
      </w:r>
      <w:r w:rsidRPr="0001436A">
        <w:rPr>
          <w:rFonts w:cs="Times New Roman"/>
          <w:b/>
          <w:szCs w:val="24"/>
        </w:rPr>
        <w:t xml:space="preserve"> </w:t>
      </w:r>
      <w:r w:rsidR="00E01FC9">
        <w:rPr>
          <w:rFonts w:cs="Times New Roman"/>
          <w:b/>
          <w:szCs w:val="24"/>
        </w:rPr>
        <w:t>10</w:t>
      </w:r>
      <w:r w:rsidRPr="0001436A">
        <w:rPr>
          <w:rFonts w:cs="Times New Roman"/>
          <w:b/>
          <w:szCs w:val="24"/>
        </w:rPr>
        <w:t>.</w:t>
      </w:r>
      <w:r w:rsidRPr="001549D3">
        <w:rPr>
          <w:rFonts w:cs="Times New Roman"/>
          <w:szCs w:val="24"/>
        </w:rPr>
        <w:t xml:space="preserve"> </w:t>
      </w:r>
      <w:r w:rsidR="008040BC" w:rsidRPr="005B609B">
        <w:rPr>
          <w:rFonts w:cs="Times New Roman"/>
          <w:szCs w:val="24"/>
        </w:rPr>
        <w:t>Kruskal-Wallis Rank Sum Tes</w:t>
      </w:r>
      <w:r w:rsidR="008040BC">
        <w:rPr>
          <w:rFonts w:cs="Times New Roman"/>
          <w:szCs w:val="24"/>
        </w:rPr>
        <w:t xml:space="preserve">t </w:t>
      </w:r>
      <w:r w:rsidR="008E2921" w:rsidRPr="008E2921">
        <w:rPr>
          <w:rFonts w:cs="Times New Roman"/>
          <w:szCs w:val="24"/>
        </w:rPr>
        <w:t xml:space="preserve">for </w:t>
      </w:r>
      <w:r w:rsidR="00182577">
        <w:rPr>
          <w:rFonts w:cs="Times New Roman"/>
          <w:szCs w:val="24"/>
        </w:rPr>
        <w:t xml:space="preserve">relative </w:t>
      </w:r>
      <w:r w:rsidR="003E3C35">
        <w:rPr>
          <w:rFonts w:cs="Times New Roman"/>
          <w:szCs w:val="24"/>
        </w:rPr>
        <w:t xml:space="preserve">percent </w:t>
      </w:r>
      <w:r w:rsidR="008E2921" w:rsidRPr="008E2921">
        <w:rPr>
          <w:rFonts w:cs="Times New Roman"/>
          <w:szCs w:val="24"/>
        </w:rPr>
        <w:t xml:space="preserve">abundance of </w:t>
      </w:r>
      <w:r w:rsidR="008E2921" w:rsidRPr="008E2921">
        <w:rPr>
          <w:rFonts w:cs="Times New Roman"/>
          <w:i/>
          <w:iCs/>
          <w:szCs w:val="24"/>
        </w:rPr>
        <w:t>Vibrio</w:t>
      </w:r>
      <w:r w:rsidR="00182577">
        <w:rPr>
          <w:rFonts w:cs="Times New Roman"/>
          <w:i/>
          <w:iCs/>
          <w:szCs w:val="24"/>
        </w:rPr>
        <w:t>nales</w:t>
      </w:r>
      <w:r w:rsidR="008E2921" w:rsidRPr="008E2921">
        <w:rPr>
          <w:rFonts w:cs="Times New Roman"/>
          <w:szCs w:val="24"/>
        </w:rPr>
        <w:t xml:space="preserve"> reads in Trial 1 per Sample Type by Day and Treatment Group.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953"/>
        <w:gridCol w:w="1954"/>
        <w:gridCol w:w="1007"/>
      </w:tblGrid>
      <w:tr w:rsidR="00D31073" w:rsidRPr="003C276F" w14:paraId="4C8AE010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36789F7A" w14:textId="0EF64C9C" w:rsidR="00D31073" w:rsidRPr="003C276F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>
              <w:rPr>
                <w:rFonts w:cs="Times New Roman"/>
                <w:b/>
                <w:bCs/>
                <w:szCs w:val="24"/>
              </w:rPr>
              <w:t xml:space="preserve">Trial 1 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All Samples – </w:t>
            </w:r>
            <w:r w:rsidRPr="00707A12">
              <w:rPr>
                <w:rFonts w:cs="Times New Roman"/>
                <w:b/>
                <w:bCs/>
                <w:i/>
                <w:iCs/>
                <w:szCs w:val="24"/>
              </w:rPr>
              <w:t>Vibrio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 </w:t>
            </w:r>
            <w:r>
              <w:rPr>
                <w:rFonts w:cs="Times New Roman"/>
                <w:b/>
                <w:bCs/>
                <w:szCs w:val="24"/>
              </w:rPr>
              <w:t>percent abundance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D31073" w14:paraId="085EAEC0" w14:textId="77777777" w:rsidTr="00A20B1C">
        <w:tc>
          <w:tcPr>
            <w:tcW w:w="1953" w:type="dxa"/>
            <w:tcBorders>
              <w:bottom w:val="single" w:sz="4" w:space="0" w:color="auto"/>
            </w:tcBorders>
          </w:tcPr>
          <w:p w14:paraId="06C2B05D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75F49E7F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44716F9D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4ED3AF14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29F07253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D31073" w:rsidRPr="00934AB7" w14:paraId="0F274506" w14:textId="77777777" w:rsidTr="00A20B1C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3362B200" w14:textId="77777777" w:rsidR="00D31073" w:rsidRPr="00934AB7" w:rsidRDefault="00D31073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Type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6C5370F4" w14:textId="3D847BC3" w:rsidR="00D31073" w:rsidRPr="00934AB7" w:rsidRDefault="007F3C0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5821415E" w14:textId="31CDC38D" w:rsidR="00D31073" w:rsidRPr="00934AB7" w:rsidRDefault="007B086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16.722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0ED58F63" w14:textId="7DC4D44E" w:rsidR="00D31073" w:rsidRPr="00934AB7" w:rsidRDefault="00076B23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0.00023</w:t>
            </w:r>
            <w:r w:rsidR="007B0860">
              <w:rPr>
                <w:rFonts w:cs="Times New Roman"/>
                <w:szCs w:val="24"/>
              </w:rPr>
              <w:t>38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31EA9372" w14:textId="0F0C574F" w:rsidR="00D31073" w:rsidRPr="00934AB7" w:rsidRDefault="00107ED6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***</w:t>
            </w:r>
          </w:p>
        </w:tc>
      </w:tr>
      <w:tr w:rsidR="00D31073" w:rsidRPr="00934AB7" w14:paraId="272BF146" w14:textId="77777777" w:rsidTr="00A20B1C">
        <w:tc>
          <w:tcPr>
            <w:tcW w:w="1953" w:type="dxa"/>
            <w:tcBorders>
              <w:top w:val="nil"/>
              <w:bottom w:val="nil"/>
            </w:tcBorders>
          </w:tcPr>
          <w:p w14:paraId="708FAB07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52A1200E" w14:textId="442ACFE7" w:rsidR="00D31073" w:rsidRPr="00934AB7" w:rsidRDefault="007F3C0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0A57A450" w14:textId="2C6AC5EF" w:rsidR="00D31073" w:rsidRPr="00934AB7" w:rsidRDefault="007B086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22.651</w:t>
            </w:r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5F4741C4" w14:textId="636CB965" w:rsidR="00D31073" w:rsidRPr="00934AB7" w:rsidRDefault="00076B23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1.2</w:t>
            </w:r>
            <w:r w:rsidR="007B0860">
              <w:rPr>
                <w:rFonts w:cs="Times New Roman"/>
                <w:szCs w:val="24"/>
              </w:rPr>
              <w:t>06</w:t>
            </w:r>
            <w:r>
              <w:rPr>
                <w:rFonts w:cs="Times New Roman"/>
                <w:szCs w:val="24"/>
              </w:rPr>
              <w:t>e-05</w:t>
            </w:r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4BB2D897" w14:textId="6125C1CE" w:rsidR="00D31073" w:rsidRPr="00934AB7" w:rsidRDefault="00076B23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***</w:t>
            </w:r>
          </w:p>
        </w:tc>
      </w:tr>
      <w:tr w:rsidR="00A20B1C" w:rsidRPr="00934AB7" w14:paraId="3F58ECA5" w14:textId="77777777" w:rsidTr="00A20B1C"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0D54DD08" w14:textId="7B8B3A56" w:rsidR="00A20B1C" w:rsidRDefault="00A20B1C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0BB034DB" w14:textId="18E9217F" w:rsidR="00A20B1C" w:rsidRDefault="007F3C0D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01E86AD6" w14:textId="33769C67" w:rsidR="00A20B1C" w:rsidRPr="00934AB7" w:rsidRDefault="007B0860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0.0009009</w:t>
            </w:r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4C574CD6" w14:textId="7863B78A" w:rsidR="00A20B1C" w:rsidRPr="00934AB7" w:rsidRDefault="00B473C6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0.92</w:t>
            </w:r>
            <w:r w:rsidR="007B0860">
              <w:rPr>
                <w:rFonts w:cs="Times New Roman"/>
                <w:szCs w:val="24"/>
              </w:rPr>
              <w:t>44</w:t>
            </w:r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4C2B9751" w14:textId="77777777" w:rsidR="00A20B1C" w:rsidRPr="00934AB7" w:rsidRDefault="00A20B1C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D31073" w:rsidRPr="003C276F" w14:paraId="6717A8B5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5BD3CACB" w14:textId="620264A9" w:rsidR="00D31073" w:rsidRPr="003C276F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>
              <w:rPr>
                <w:rFonts w:cs="Times New Roman"/>
                <w:b/>
                <w:bCs/>
                <w:szCs w:val="24"/>
              </w:rPr>
              <w:t xml:space="preserve">Trial 1 </w:t>
            </w:r>
            <w:r w:rsidRPr="00707A12">
              <w:rPr>
                <w:rFonts w:cs="Times New Roman"/>
                <w:b/>
                <w:bCs/>
                <w:szCs w:val="24"/>
              </w:rPr>
              <w:t>Oyster Larvae</w:t>
            </w:r>
            <w:r>
              <w:rPr>
                <w:rFonts w:cs="Times New Roman"/>
                <w:b/>
                <w:bCs/>
                <w:szCs w:val="24"/>
              </w:rPr>
              <w:t xml:space="preserve"> 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– </w:t>
            </w:r>
            <w:r w:rsidRPr="00707A12">
              <w:rPr>
                <w:rFonts w:cs="Times New Roman"/>
                <w:b/>
                <w:bCs/>
                <w:i/>
                <w:iCs/>
                <w:szCs w:val="24"/>
              </w:rPr>
              <w:t>Vibrio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 </w:t>
            </w:r>
            <w:r>
              <w:rPr>
                <w:rFonts w:cs="Times New Roman"/>
                <w:b/>
                <w:bCs/>
                <w:szCs w:val="24"/>
              </w:rPr>
              <w:t>percent abundance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D31073" w14:paraId="44718836" w14:textId="77777777" w:rsidTr="00A20B1C">
        <w:tc>
          <w:tcPr>
            <w:tcW w:w="1953" w:type="dxa"/>
            <w:tcBorders>
              <w:bottom w:val="single" w:sz="4" w:space="0" w:color="auto"/>
            </w:tcBorders>
          </w:tcPr>
          <w:p w14:paraId="11B0153A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2B2B1402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2EAB6493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003E18B3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69462E77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D31073" w:rsidRPr="00934AB7" w14:paraId="2114BD7C" w14:textId="77777777" w:rsidTr="00A20B1C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528366F1" w14:textId="77777777" w:rsidR="00D31073" w:rsidRPr="00934AB7" w:rsidRDefault="00D31073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161117E6" w14:textId="77777777" w:rsidR="00D31073" w:rsidRPr="00934AB7" w:rsidRDefault="00D31073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28CE9F0F" w14:textId="22CB6C68" w:rsidR="00D31073" w:rsidRPr="00934AB7" w:rsidRDefault="00032E96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8.3077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19B8C763" w14:textId="4FD6386E" w:rsidR="00D31073" w:rsidRPr="00934AB7" w:rsidRDefault="00032E96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0.003948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60C5D8A3" w14:textId="3CE518C2" w:rsidR="00D31073" w:rsidRPr="00934AB7" w:rsidRDefault="00FF0A2C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</w:t>
            </w:r>
          </w:p>
        </w:tc>
      </w:tr>
      <w:tr w:rsidR="00D31073" w:rsidRPr="00934AB7" w14:paraId="13A74D5F" w14:textId="77777777" w:rsidTr="00A20B1C"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33B5F07A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65D73529" w14:textId="77777777" w:rsidR="00D31073" w:rsidRPr="00934AB7" w:rsidRDefault="00D31073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0C1F529E" w14:textId="4C1C6944" w:rsidR="00D31073" w:rsidRPr="00934AB7" w:rsidRDefault="00032E96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0.10256</w:t>
            </w:r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28B14061" w14:textId="1DF809B1" w:rsidR="00D31073" w:rsidRPr="00934AB7" w:rsidRDefault="00032E96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0.7488</w:t>
            </w:r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32FF9FEE" w14:textId="77777777" w:rsidR="00D31073" w:rsidRPr="00934AB7" w:rsidRDefault="00D31073" w:rsidP="00255322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D31073" w:rsidRPr="003C276F" w14:paraId="5B89E279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144FFC2C" w14:textId="71D06011" w:rsidR="00D31073" w:rsidRPr="003C276F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>
              <w:rPr>
                <w:rFonts w:cs="Times New Roman"/>
                <w:b/>
                <w:bCs/>
                <w:szCs w:val="24"/>
              </w:rPr>
              <w:t xml:space="preserve">Trial 1 </w:t>
            </w:r>
            <w:r w:rsidRPr="00707A12">
              <w:rPr>
                <w:rFonts w:cs="Times New Roman"/>
                <w:b/>
                <w:bCs/>
                <w:szCs w:val="24"/>
              </w:rPr>
              <w:t>Biofilm swab</w:t>
            </w:r>
            <w:r>
              <w:rPr>
                <w:rFonts w:cs="Times New Roman"/>
                <w:b/>
                <w:bCs/>
                <w:szCs w:val="24"/>
              </w:rPr>
              <w:t xml:space="preserve"> 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– </w:t>
            </w:r>
            <w:r w:rsidRPr="00707A12">
              <w:rPr>
                <w:rFonts w:cs="Times New Roman"/>
                <w:b/>
                <w:bCs/>
                <w:i/>
                <w:iCs/>
                <w:szCs w:val="24"/>
              </w:rPr>
              <w:t>Vibrio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 </w:t>
            </w:r>
            <w:r>
              <w:rPr>
                <w:rFonts w:cs="Times New Roman"/>
                <w:b/>
                <w:bCs/>
                <w:szCs w:val="24"/>
              </w:rPr>
              <w:t>percent abundance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D31073" w14:paraId="40914979" w14:textId="77777777" w:rsidTr="00A20B1C">
        <w:tc>
          <w:tcPr>
            <w:tcW w:w="1953" w:type="dxa"/>
            <w:tcBorders>
              <w:bottom w:val="single" w:sz="4" w:space="0" w:color="auto"/>
            </w:tcBorders>
          </w:tcPr>
          <w:p w14:paraId="53C22887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5A99A473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5346AEB6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59A95B46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511F807E" w14:textId="77777777" w:rsidR="00D31073" w:rsidRDefault="00D31073" w:rsidP="00255322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9C726A" w:rsidRPr="00934AB7" w14:paraId="6F4A90E9" w14:textId="77777777" w:rsidTr="00A20B1C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20BC8FC9" w14:textId="77777777" w:rsidR="009C726A" w:rsidRPr="00934AB7" w:rsidRDefault="009C726A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7CE4C9EA" w14:textId="77777777" w:rsidR="009C726A" w:rsidRPr="00934AB7" w:rsidRDefault="009C726A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7023032D" w14:textId="76037D43" w:rsidR="009C726A" w:rsidRPr="00934AB7" w:rsidRDefault="009C726A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8.3077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0A3DC837" w14:textId="20B4A8A4" w:rsidR="009C726A" w:rsidRPr="00934AB7" w:rsidRDefault="009C726A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0.003948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7F36AAFC" w14:textId="4DB65439" w:rsidR="009C726A" w:rsidRPr="00934AB7" w:rsidRDefault="009C726A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</w:t>
            </w:r>
          </w:p>
        </w:tc>
      </w:tr>
      <w:tr w:rsidR="009C726A" w:rsidRPr="00934AB7" w14:paraId="19C79A2A" w14:textId="77777777" w:rsidTr="00A20B1C"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1AA63528" w14:textId="77777777" w:rsidR="009C726A" w:rsidRDefault="009C726A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7551F268" w14:textId="77777777" w:rsidR="009C726A" w:rsidRPr="00934AB7" w:rsidRDefault="009C726A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63CD666E" w14:textId="174158D4" w:rsidR="009C726A" w:rsidRPr="00934AB7" w:rsidRDefault="009C726A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59DF8478" w14:textId="40F97C7B" w:rsidR="009C726A" w:rsidRPr="00934AB7" w:rsidRDefault="009C726A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6EE9C8C2" w14:textId="77777777" w:rsidR="009C726A" w:rsidRPr="00934AB7" w:rsidRDefault="009C726A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  <w:tr w:rsidR="009C726A" w:rsidRPr="003C276F" w14:paraId="42EDF0D0" w14:textId="77777777" w:rsidTr="00255322">
        <w:tc>
          <w:tcPr>
            <w:tcW w:w="8820" w:type="dxa"/>
            <w:gridSpan w:val="5"/>
            <w:shd w:val="clear" w:color="auto" w:fill="D9D9D9" w:themeFill="background1" w:themeFillShade="D9"/>
          </w:tcPr>
          <w:p w14:paraId="1971EF16" w14:textId="41D70B11" w:rsidR="009C726A" w:rsidRPr="003C276F" w:rsidRDefault="009C726A" w:rsidP="009C726A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 w:rsidRPr="003C276F">
              <w:rPr>
                <w:rFonts w:cs="Times New Roman"/>
                <w:b/>
                <w:szCs w:val="24"/>
              </w:rPr>
              <w:t xml:space="preserve">&lt; </w:t>
            </w:r>
            <w:r>
              <w:rPr>
                <w:rFonts w:cs="Times New Roman"/>
                <w:b/>
                <w:bCs/>
                <w:szCs w:val="24"/>
              </w:rPr>
              <w:t xml:space="preserve">Trial 1 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Water – </w:t>
            </w:r>
            <w:r w:rsidRPr="00707A12">
              <w:rPr>
                <w:rFonts w:cs="Times New Roman"/>
                <w:b/>
                <w:bCs/>
                <w:i/>
                <w:iCs/>
                <w:szCs w:val="24"/>
              </w:rPr>
              <w:t>Vibrio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 </w:t>
            </w:r>
            <w:r>
              <w:rPr>
                <w:rFonts w:cs="Times New Roman"/>
                <w:b/>
                <w:bCs/>
                <w:szCs w:val="24"/>
              </w:rPr>
              <w:t>percent abundance</w:t>
            </w:r>
            <w:r w:rsidRPr="00707A12">
              <w:rPr>
                <w:rFonts w:cs="Times New Roman"/>
                <w:b/>
                <w:bCs/>
                <w:szCs w:val="24"/>
              </w:rPr>
              <w:t xml:space="preserve"> </w:t>
            </w:r>
            <w:r w:rsidRPr="00AB796C">
              <w:rPr>
                <w:rFonts w:cs="Times New Roman"/>
                <w:b/>
                <w:bCs/>
                <w:szCs w:val="24"/>
              </w:rPr>
              <w:t>&gt;</w:t>
            </w:r>
          </w:p>
        </w:tc>
      </w:tr>
      <w:tr w:rsidR="009C726A" w14:paraId="203A1486" w14:textId="77777777" w:rsidTr="00A20B1C">
        <w:tc>
          <w:tcPr>
            <w:tcW w:w="1953" w:type="dxa"/>
            <w:tcBorders>
              <w:bottom w:val="single" w:sz="4" w:space="0" w:color="auto"/>
            </w:tcBorders>
          </w:tcPr>
          <w:p w14:paraId="3D3C42E4" w14:textId="77777777" w:rsidR="009C726A" w:rsidRDefault="009C726A" w:rsidP="009C726A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4BDEEAD0" w14:textId="77777777" w:rsidR="009C726A" w:rsidRDefault="009C726A" w:rsidP="009C726A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DF</w:t>
            </w: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41E2FA11" w14:textId="77777777" w:rsidR="009C726A" w:rsidRDefault="009C726A" w:rsidP="009C726A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Chi-Squared</w:t>
            </w:r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3BA0231C" w14:textId="77777777" w:rsidR="009C726A" w:rsidRDefault="009C726A" w:rsidP="009C726A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 value</w:t>
            </w:r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096FC736" w14:textId="77777777" w:rsidR="009C726A" w:rsidRDefault="009C726A" w:rsidP="009C726A">
            <w:pPr>
              <w:keepNext/>
              <w:spacing w:before="0" w:after="0" w:line="276" w:lineRule="auto"/>
              <w:rPr>
                <w:rFonts w:cs="Times New Roman"/>
                <w:b/>
                <w:szCs w:val="24"/>
              </w:rPr>
            </w:pPr>
          </w:p>
        </w:tc>
      </w:tr>
      <w:tr w:rsidR="009C726A" w:rsidRPr="00934AB7" w14:paraId="737D573C" w14:textId="77777777" w:rsidTr="00A20B1C"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6F320B1B" w14:textId="77777777" w:rsidR="009C726A" w:rsidRPr="00934AB7" w:rsidRDefault="009C726A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Day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6DE0EE03" w14:textId="77777777" w:rsidR="009C726A" w:rsidRPr="00934AB7" w:rsidRDefault="009C726A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6917D5CF" w14:textId="3803351B" w:rsidR="009C726A" w:rsidRPr="00934AB7" w:rsidRDefault="009C726A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8.3077</w:t>
            </w:r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5272559E" w14:textId="5FBD1FF0" w:rsidR="009C726A" w:rsidRPr="00934AB7" w:rsidRDefault="00B83166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0.003948</w:t>
            </w:r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074B6C10" w14:textId="1BD7A3BB" w:rsidR="009C726A" w:rsidRPr="00934AB7" w:rsidRDefault="00050B5B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**</w:t>
            </w:r>
          </w:p>
        </w:tc>
      </w:tr>
      <w:tr w:rsidR="009C726A" w:rsidRPr="00934AB7" w14:paraId="0FEA007E" w14:textId="77777777" w:rsidTr="00A20B1C"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2A888632" w14:textId="77777777" w:rsidR="009C726A" w:rsidRDefault="009C726A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Treatment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5290E722" w14:textId="77777777" w:rsidR="009C726A" w:rsidRPr="00934AB7" w:rsidRDefault="009C726A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1BFFDB52" w14:textId="26C71D76" w:rsidR="009C726A" w:rsidRPr="00934AB7" w:rsidRDefault="00B83166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0.025641</w:t>
            </w:r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418D95B5" w14:textId="4E7EC67D" w:rsidR="009C726A" w:rsidRPr="00934AB7" w:rsidRDefault="00050B5B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0.8728</w:t>
            </w:r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6FB50E14" w14:textId="77777777" w:rsidR="009C726A" w:rsidRPr="00934AB7" w:rsidRDefault="009C726A" w:rsidP="009C726A">
            <w:pPr>
              <w:keepNext/>
              <w:spacing w:before="0" w:after="0" w:line="276" w:lineRule="auto"/>
              <w:rPr>
                <w:rFonts w:cs="Times New Roman"/>
                <w:szCs w:val="24"/>
              </w:rPr>
            </w:pPr>
          </w:p>
        </w:tc>
      </w:tr>
    </w:tbl>
    <w:p w14:paraId="4FBC1532" w14:textId="748B4DAC" w:rsidR="007058EF" w:rsidRDefault="007058EF" w:rsidP="006F3F1A">
      <w:pPr>
        <w:spacing w:before="240"/>
      </w:pPr>
    </w:p>
    <w:p w14:paraId="1F2FA550" w14:textId="77777777" w:rsidR="007058EF" w:rsidRDefault="007058EF">
      <w:pPr>
        <w:spacing w:before="0" w:after="200" w:line="276" w:lineRule="auto"/>
      </w:pPr>
      <w:r>
        <w:br w:type="page"/>
      </w:r>
    </w:p>
    <w:p w14:paraId="3251DF4A" w14:textId="11213B62" w:rsidR="009D677F" w:rsidRDefault="009D677F" w:rsidP="009D677F">
      <w:pPr>
        <w:spacing w:before="240"/>
        <w:rPr>
          <w:ins w:id="0" w:author="Rebecca Stevick" w:date="2019-04-14T16:09:00Z"/>
          <w:rFonts w:cs="Times New Roman"/>
          <w:szCs w:val="24"/>
        </w:rPr>
      </w:pPr>
      <w:ins w:id="1" w:author="Rebecca Stevick" w:date="2019-04-14T16:09:00Z">
        <w:r w:rsidRPr="0001436A">
          <w:rPr>
            <w:rFonts w:cs="Times New Roman"/>
            <w:b/>
            <w:szCs w:val="24"/>
          </w:rPr>
          <w:lastRenderedPageBreak/>
          <w:t xml:space="preserve">Supplementary </w:t>
        </w:r>
        <w:r>
          <w:rPr>
            <w:rFonts w:cs="Times New Roman"/>
            <w:b/>
            <w:szCs w:val="24"/>
          </w:rPr>
          <w:t>Table</w:t>
        </w:r>
        <w:r w:rsidRPr="0001436A">
          <w:rPr>
            <w:rFonts w:cs="Times New Roman"/>
            <w:b/>
            <w:szCs w:val="24"/>
          </w:rPr>
          <w:t xml:space="preserve"> </w:t>
        </w:r>
        <w:r>
          <w:rPr>
            <w:rFonts w:cs="Times New Roman"/>
            <w:b/>
            <w:szCs w:val="24"/>
          </w:rPr>
          <w:t>11</w:t>
        </w:r>
        <w:r w:rsidRPr="0001436A">
          <w:rPr>
            <w:rFonts w:cs="Times New Roman"/>
            <w:b/>
            <w:szCs w:val="24"/>
          </w:rPr>
          <w:t>.</w:t>
        </w:r>
        <w:r w:rsidRPr="001549D3">
          <w:rPr>
            <w:rFonts w:cs="Times New Roman"/>
            <w:szCs w:val="24"/>
          </w:rPr>
          <w:t xml:space="preserve"> </w:t>
        </w:r>
        <w:r w:rsidRPr="005B609B">
          <w:rPr>
            <w:rFonts w:cs="Times New Roman"/>
            <w:szCs w:val="24"/>
          </w:rPr>
          <w:t>Kruskal-Wallis Rank Sum Tes</w:t>
        </w:r>
        <w:r>
          <w:rPr>
            <w:rFonts w:cs="Times New Roman"/>
            <w:szCs w:val="24"/>
          </w:rPr>
          <w:t xml:space="preserve">t </w:t>
        </w:r>
        <w:r w:rsidRPr="008E2921">
          <w:rPr>
            <w:rFonts w:cs="Times New Roman"/>
            <w:szCs w:val="24"/>
          </w:rPr>
          <w:t xml:space="preserve">for </w:t>
        </w:r>
      </w:ins>
      <w:ins w:id="2" w:author="Rebecca Stevick" w:date="2019-04-14T16:10:00Z">
        <w:r w:rsidR="00195437">
          <w:rPr>
            <w:rFonts w:cs="Times New Roman"/>
            <w:szCs w:val="24"/>
          </w:rPr>
          <w:t>culturable</w:t>
        </w:r>
      </w:ins>
      <w:ins w:id="3" w:author="Rebecca Stevick" w:date="2019-04-14T16:09:00Z">
        <w:r w:rsidRPr="008E2921">
          <w:rPr>
            <w:rFonts w:cs="Times New Roman"/>
            <w:szCs w:val="24"/>
          </w:rPr>
          <w:t xml:space="preserve"> </w:t>
        </w:r>
        <w:r w:rsidRPr="008E2921">
          <w:rPr>
            <w:rFonts w:cs="Times New Roman"/>
            <w:i/>
            <w:iCs/>
            <w:szCs w:val="24"/>
          </w:rPr>
          <w:t>Vibri</w:t>
        </w:r>
      </w:ins>
      <w:ins w:id="4" w:author="Rebecca Stevick" w:date="2019-04-14T16:10:00Z">
        <w:r w:rsidR="00195437">
          <w:rPr>
            <w:rFonts w:cs="Times New Roman"/>
            <w:i/>
            <w:iCs/>
            <w:szCs w:val="24"/>
          </w:rPr>
          <w:t>o</w:t>
        </w:r>
      </w:ins>
      <w:ins w:id="5" w:author="Rebecca Stevick" w:date="2019-04-14T16:09:00Z">
        <w:r w:rsidRPr="008E2921">
          <w:rPr>
            <w:rFonts w:cs="Times New Roman"/>
            <w:szCs w:val="24"/>
          </w:rPr>
          <w:t xml:space="preserve"> </w:t>
        </w:r>
      </w:ins>
      <w:ins w:id="6" w:author="Rebecca Stevick" w:date="2019-04-14T16:10:00Z">
        <w:r w:rsidR="00195437">
          <w:rPr>
            <w:rFonts w:cs="Times New Roman"/>
            <w:szCs w:val="24"/>
          </w:rPr>
          <w:t>colony counts</w:t>
        </w:r>
      </w:ins>
      <w:ins w:id="7" w:author="Rebecca Stevick" w:date="2019-04-14T16:09:00Z">
        <w:r w:rsidRPr="008E2921">
          <w:rPr>
            <w:rFonts w:cs="Times New Roman"/>
            <w:szCs w:val="24"/>
          </w:rPr>
          <w:t xml:space="preserve"> in Trial 1 per Sample Type by Day and Treatment Group.</w:t>
        </w:r>
      </w:ins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953"/>
        <w:gridCol w:w="1954"/>
        <w:gridCol w:w="1007"/>
      </w:tblGrid>
      <w:tr w:rsidR="009E72AB" w:rsidRPr="003C276F" w14:paraId="0BBC61FD" w14:textId="77777777" w:rsidTr="003E0AB3">
        <w:trPr>
          <w:ins w:id="8" w:author="Rebecca Stevick" w:date="2019-04-14T16:10:00Z"/>
        </w:trPr>
        <w:tc>
          <w:tcPr>
            <w:tcW w:w="8820" w:type="dxa"/>
            <w:gridSpan w:val="5"/>
            <w:shd w:val="clear" w:color="auto" w:fill="D9D9D9" w:themeFill="background1" w:themeFillShade="D9"/>
          </w:tcPr>
          <w:p w14:paraId="4B4AB2DB" w14:textId="445C4D72" w:rsidR="009E72AB" w:rsidRPr="003C276F" w:rsidRDefault="009E72AB" w:rsidP="003E0AB3">
            <w:pPr>
              <w:keepNext/>
              <w:spacing w:before="0" w:after="0" w:line="276" w:lineRule="auto"/>
              <w:rPr>
                <w:ins w:id="9" w:author="Rebecca Stevick" w:date="2019-04-14T16:10:00Z"/>
                <w:rFonts w:cs="Times New Roman"/>
                <w:b/>
                <w:szCs w:val="24"/>
              </w:rPr>
            </w:pPr>
            <w:ins w:id="10" w:author="Rebecca Stevick" w:date="2019-04-14T16:10:00Z">
              <w:r w:rsidRPr="003C276F">
                <w:rPr>
                  <w:rFonts w:cs="Times New Roman"/>
                  <w:b/>
                  <w:szCs w:val="24"/>
                </w:rPr>
                <w:t xml:space="preserve">&lt; </w:t>
              </w:r>
              <w:r>
                <w:rPr>
                  <w:rFonts w:cs="Times New Roman"/>
                  <w:b/>
                  <w:bCs/>
                  <w:szCs w:val="24"/>
                </w:rPr>
                <w:t xml:space="preserve">Trial 1 </w:t>
              </w:r>
              <w:r w:rsidRPr="00707A12">
                <w:rPr>
                  <w:rFonts w:cs="Times New Roman"/>
                  <w:b/>
                  <w:bCs/>
                  <w:szCs w:val="24"/>
                </w:rPr>
                <w:t xml:space="preserve">All Samples – </w:t>
              </w:r>
              <w:r w:rsidRPr="00707A12">
                <w:rPr>
                  <w:rFonts w:cs="Times New Roman"/>
                  <w:b/>
                  <w:bCs/>
                  <w:i/>
                  <w:iCs/>
                  <w:szCs w:val="24"/>
                </w:rPr>
                <w:t>Vibrio</w:t>
              </w:r>
              <w:r w:rsidRPr="00707A12">
                <w:rPr>
                  <w:rFonts w:cs="Times New Roman"/>
                  <w:b/>
                  <w:bCs/>
                  <w:szCs w:val="24"/>
                </w:rPr>
                <w:t xml:space="preserve"> </w:t>
              </w:r>
            </w:ins>
            <w:ins w:id="11" w:author="Rebecca Stevick" w:date="2019-04-14T16:11:00Z">
              <w:r w:rsidR="00694F8A">
                <w:rPr>
                  <w:rFonts w:cs="Times New Roman"/>
                  <w:b/>
                  <w:bCs/>
                  <w:szCs w:val="24"/>
                </w:rPr>
                <w:t>colony counts</w:t>
              </w:r>
            </w:ins>
            <w:ins w:id="12" w:author="Rebecca Stevick" w:date="2019-04-14T16:10:00Z">
              <w:r w:rsidRPr="00707A12">
                <w:rPr>
                  <w:rFonts w:cs="Times New Roman"/>
                  <w:b/>
                  <w:bCs/>
                  <w:szCs w:val="24"/>
                </w:rPr>
                <w:t xml:space="preserve"> </w:t>
              </w:r>
              <w:r w:rsidRPr="00AB796C">
                <w:rPr>
                  <w:rFonts w:cs="Times New Roman"/>
                  <w:b/>
                  <w:bCs/>
                  <w:szCs w:val="24"/>
                </w:rPr>
                <w:t>&gt;</w:t>
              </w:r>
            </w:ins>
          </w:p>
        </w:tc>
      </w:tr>
      <w:tr w:rsidR="009E72AB" w14:paraId="42365928" w14:textId="77777777" w:rsidTr="003E0AB3">
        <w:trPr>
          <w:ins w:id="13" w:author="Rebecca Stevick" w:date="2019-04-14T16:10:00Z"/>
        </w:trPr>
        <w:tc>
          <w:tcPr>
            <w:tcW w:w="1953" w:type="dxa"/>
            <w:tcBorders>
              <w:bottom w:val="single" w:sz="4" w:space="0" w:color="auto"/>
            </w:tcBorders>
          </w:tcPr>
          <w:p w14:paraId="5507E600" w14:textId="77777777" w:rsidR="009E72AB" w:rsidRDefault="009E72AB" w:rsidP="003E0AB3">
            <w:pPr>
              <w:keepNext/>
              <w:spacing w:before="0" w:after="0" w:line="276" w:lineRule="auto"/>
              <w:rPr>
                <w:ins w:id="14" w:author="Rebecca Stevick" w:date="2019-04-14T16:10:00Z"/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2B0F6598" w14:textId="77777777" w:rsidR="009E72AB" w:rsidRDefault="009E72AB" w:rsidP="003E0AB3">
            <w:pPr>
              <w:keepNext/>
              <w:spacing w:before="0" w:after="0" w:line="276" w:lineRule="auto"/>
              <w:rPr>
                <w:ins w:id="15" w:author="Rebecca Stevick" w:date="2019-04-14T16:10:00Z"/>
                <w:rFonts w:cs="Times New Roman"/>
                <w:b/>
                <w:szCs w:val="24"/>
              </w:rPr>
            </w:pPr>
            <w:ins w:id="16" w:author="Rebecca Stevick" w:date="2019-04-14T16:10:00Z">
              <w:r>
                <w:rPr>
                  <w:rFonts w:cs="Times New Roman"/>
                  <w:b/>
                  <w:szCs w:val="24"/>
                </w:rPr>
                <w:t>DF</w:t>
              </w:r>
            </w:ins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08B938A9" w14:textId="77777777" w:rsidR="009E72AB" w:rsidRDefault="009E72AB" w:rsidP="003E0AB3">
            <w:pPr>
              <w:keepNext/>
              <w:spacing w:before="0" w:after="0" w:line="276" w:lineRule="auto"/>
              <w:rPr>
                <w:ins w:id="17" w:author="Rebecca Stevick" w:date="2019-04-14T16:10:00Z"/>
                <w:rFonts w:cs="Times New Roman"/>
                <w:b/>
                <w:szCs w:val="24"/>
              </w:rPr>
            </w:pPr>
            <w:ins w:id="18" w:author="Rebecca Stevick" w:date="2019-04-14T16:10:00Z">
              <w:r>
                <w:rPr>
                  <w:rFonts w:cs="Times New Roman"/>
                  <w:b/>
                  <w:szCs w:val="24"/>
                </w:rPr>
                <w:t>Chi-Squared</w:t>
              </w:r>
            </w:ins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44BF66F6" w14:textId="77777777" w:rsidR="009E72AB" w:rsidRDefault="009E72AB" w:rsidP="003E0AB3">
            <w:pPr>
              <w:keepNext/>
              <w:spacing w:before="0" w:after="0" w:line="276" w:lineRule="auto"/>
              <w:rPr>
                <w:ins w:id="19" w:author="Rebecca Stevick" w:date="2019-04-14T16:10:00Z"/>
                <w:rFonts w:cs="Times New Roman"/>
                <w:b/>
                <w:szCs w:val="24"/>
              </w:rPr>
            </w:pPr>
            <w:ins w:id="20" w:author="Rebecca Stevick" w:date="2019-04-14T16:10:00Z">
              <w:r>
                <w:rPr>
                  <w:rFonts w:cs="Times New Roman"/>
                  <w:b/>
                  <w:szCs w:val="24"/>
                </w:rPr>
                <w:t>P value</w:t>
              </w:r>
            </w:ins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7DDDD4B7" w14:textId="77777777" w:rsidR="009E72AB" w:rsidRDefault="009E72AB" w:rsidP="003E0AB3">
            <w:pPr>
              <w:keepNext/>
              <w:spacing w:before="0" w:after="0" w:line="276" w:lineRule="auto"/>
              <w:rPr>
                <w:ins w:id="21" w:author="Rebecca Stevick" w:date="2019-04-14T16:10:00Z"/>
                <w:rFonts w:cs="Times New Roman"/>
                <w:b/>
                <w:szCs w:val="24"/>
              </w:rPr>
            </w:pPr>
          </w:p>
        </w:tc>
      </w:tr>
      <w:tr w:rsidR="009E72AB" w:rsidRPr="00934AB7" w14:paraId="2E8FCBBE" w14:textId="77777777" w:rsidTr="003E0AB3">
        <w:trPr>
          <w:ins w:id="22" w:author="Rebecca Stevick" w:date="2019-04-14T16:10:00Z"/>
        </w:trPr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3A0723EE" w14:textId="77777777" w:rsidR="009E72AB" w:rsidRPr="00934AB7" w:rsidRDefault="009E72AB" w:rsidP="003E0AB3">
            <w:pPr>
              <w:keepNext/>
              <w:spacing w:before="0" w:after="0" w:line="276" w:lineRule="auto"/>
              <w:rPr>
                <w:ins w:id="23" w:author="Rebecca Stevick" w:date="2019-04-14T16:10:00Z"/>
                <w:rFonts w:cs="Times New Roman"/>
                <w:szCs w:val="24"/>
              </w:rPr>
            </w:pPr>
            <w:ins w:id="24" w:author="Rebecca Stevick" w:date="2019-04-14T16:10:00Z">
              <w:r>
                <w:rPr>
                  <w:rFonts w:cs="Times New Roman"/>
                  <w:szCs w:val="24"/>
                </w:rPr>
                <w:t>Type</w:t>
              </w:r>
            </w:ins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3EFA377B" w14:textId="77777777" w:rsidR="009E72AB" w:rsidRPr="00934AB7" w:rsidRDefault="009E72AB" w:rsidP="003E0AB3">
            <w:pPr>
              <w:keepNext/>
              <w:spacing w:before="0" w:after="0" w:line="276" w:lineRule="auto"/>
              <w:rPr>
                <w:ins w:id="25" w:author="Rebecca Stevick" w:date="2019-04-14T16:10:00Z"/>
                <w:rFonts w:cs="Times New Roman"/>
                <w:szCs w:val="24"/>
              </w:rPr>
            </w:pPr>
            <w:ins w:id="26" w:author="Rebecca Stevick" w:date="2019-04-14T16:10:00Z">
              <w:r>
                <w:rPr>
                  <w:rFonts w:cs="Times New Roman"/>
                  <w:szCs w:val="24"/>
                </w:rPr>
                <w:t>2</w:t>
              </w:r>
            </w:ins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202F313E" w14:textId="3A97B222" w:rsidR="009E72AB" w:rsidRPr="00934AB7" w:rsidRDefault="004E7179" w:rsidP="003E0AB3">
            <w:pPr>
              <w:keepNext/>
              <w:spacing w:before="0" w:after="0" w:line="276" w:lineRule="auto"/>
              <w:rPr>
                <w:ins w:id="27" w:author="Rebecca Stevick" w:date="2019-04-14T16:10:00Z"/>
                <w:rFonts w:cs="Times New Roman"/>
                <w:szCs w:val="24"/>
              </w:rPr>
            </w:pPr>
            <w:ins w:id="28" w:author="Rebecca Stevick" w:date="2019-04-14T16:13:00Z">
              <w:r>
                <w:rPr>
                  <w:rFonts w:cs="Times New Roman"/>
                  <w:szCs w:val="24"/>
                </w:rPr>
                <w:t>2.4254</w:t>
              </w:r>
            </w:ins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4D80DCE8" w14:textId="0E517579" w:rsidR="009E72AB" w:rsidRPr="00934AB7" w:rsidRDefault="004E7179" w:rsidP="003E0AB3">
            <w:pPr>
              <w:keepNext/>
              <w:spacing w:before="0" w:after="0" w:line="276" w:lineRule="auto"/>
              <w:rPr>
                <w:ins w:id="29" w:author="Rebecca Stevick" w:date="2019-04-14T16:10:00Z"/>
                <w:rFonts w:cs="Times New Roman"/>
                <w:szCs w:val="24"/>
              </w:rPr>
            </w:pPr>
            <w:ins w:id="30" w:author="Rebecca Stevick" w:date="2019-04-14T16:14:00Z">
              <w:r>
                <w:rPr>
                  <w:rFonts w:cs="Times New Roman"/>
                  <w:szCs w:val="24"/>
                </w:rPr>
                <w:t>0.2974</w:t>
              </w:r>
            </w:ins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63A791C3" w14:textId="68416693" w:rsidR="009E72AB" w:rsidRPr="00934AB7" w:rsidRDefault="009E72AB" w:rsidP="003E0AB3">
            <w:pPr>
              <w:keepNext/>
              <w:spacing w:before="0" w:after="0" w:line="276" w:lineRule="auto"/>
              <w:rPr>
                <w:ins w:id="31" w:author="Rebecca Stevick" w:date="2019-04-14T16:10:00Z"/>
                <w:rFonts w:cs="Times New Roman"/>
                <w:szCs w:val="24"/>
              </w:rPr>
            </w:pPr>
          </w:p>
        </w:tc>
      </w:tr>
      <w:tr w:rsidR="009E72AB" w:rsidRPr="00934AB7" w14:paraId="290CF91B" w14:textId="77777777" w:rsidTr="003E0AB3">
        <w:trPr>
          <w:ins w:id="32" w:author="Rebecca Stevick" w:date="2019-04-14T16:10:00Z"/>
        </w:trPr>
        <w:tc>
          <w:tcPr>
            <w:tcW w:w="1953" w:type="dxa"/>
            <w:tcBorders>
              <w:top w:val="nil"/>
              <w:bottom w:val="nil"/>
            </w:tcBorders>
          </w:tcPr>
          <w:p w14:paraId="5D88130F" w14:textId="77777777" w:rsidR="009E72AB" w:rsidRDefault="009E72AB" w:rsidP="003E0AB3">
            <w:pPr>
              <w:keepNext/>
              <w:spacing w:before="0" w:after="0" w:line="276" w:lineRule="auto"/>
              <w:rPr>
                <w:ins w:id="33" w:author="Rebecca Stevick" w:date="2019-04-14T16:10:00Z"/>
                <w:rFonts w:cs="Times New Roman"/>
                <w:szCs w:val="24"/>
              </w:rPr>
            </w:pPr>
            <w:ins w:id="34" w:author="Rebecca Stevick" w:date="2019-04-14T16:10:00Z">
              <w:r>
                <w:rPr>
                  <w:rFonts w:cs="Times New Roman"/>
                  <w:szCs w:val="24"/>
                </w:rPr>
                <w:t>Day</w:t>
              </w:r>
            </w:ins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48501AE3" w14:textId="77777777" w:rsidR="009E72AB" w:rsidRPr="00934AB7" w:rsidRDefault="009E72AB" w:rsidP="003E0AB3">
            <w:pPr>
              <w:keepNext/>
              <w:spacing w:before="0" w:after="0" w:line="276" w:lineRule="auto"/>
              <w:rPr>
                <w:ins w:id="35" w:author="Rebecca Stevick" w:date="2019-04-14T16:10:00Z"/>
                <w:rFonts w:cs="Times New Roman"/>
                <w:szCs w:val="24"/>
              </w:rPr>
            </w:pPr>
            <w:ins w:id="36" w:author="Rebecca Stevick" w:date="2019-04-14T16:10:00Z">
              <w:r>
                <w:rPr>
                  <w:rFonts w:cs="Times New Roman"/>
                  <w:szCs w:val="24"/>
                </w:rPr>
                <w:t>2</w:t>
              </w:r>
            </w:ins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44245AA5" w14:textId="388E5518" w:rsidR="009E72AB" w:rsidRPr="00934AB7" w:rsidRDefault="004E7179" w:rsidP="003E0AB3">
            <w:pPr>
              <w:keepNext/>
              <w:spacing w:before="0" w:after="0" w:line="276" w:lineRule="auto"/>
              <w:rPr>
                <w:ins w:id="37" w:author="Rebecca Stevick" w:date="2019-04-14T16:10:00Z"/>
                <w:rFonts w:cs="Times New Roman"/>
                <w:szCs w:val="24"/>
              </w:rPr>
            </w:pPr>
            <w:ins w:id="38" w:author="Rebecca Stevick" w:date="2019-04-14T16:14:00Z">
              <w:r>
                <w:rPr>
                  <w:rFonts w:cs="Times New Roman"/>
                  <w:szCs w:val="24"/>
                </w:rPr>
                <w:t>2.4406</w:t>
              </w:r>
            </w:ins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41B64029" w14:textId="13F42081" w:rsidR="009E72AB" w:rsidRPr="00934AB7" w:rsidRDefault="004E7179" w:rsidP="003E0AB3">
            <w:pPr>
              <w:keepNext/>
              <w:spacing w:before="0" w:after="0" w:line="276" w:lineRule="auto"/>
              <w:rPr>
                <w:ins w:id="39" w:author="Rebecca Stevick" w:date="2019-04-14T16:10:00Z"/>
                <w:rFonts w:cs="Times New Roman"/>
                <w:szCs w:val="24"/>
              </w:rPr>
            </w:pPr>
            <w:ins w:id="40" w:author="Rebecca Stevick" w:date="2019-04-14T16:14:00Z">
              <w:r>
                <w:rPr>
                  <w:rFonts w:cs="Times New Roman"/>
                  <w:szCs w:val="24"/>
                </w:rPr>
                <w:t>0.2951</w:t>
              </w:r>
            </w:ins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07C84508" w14:textId="30090280" w:rsidR="009E72AB" w:rsidRPr="00934AB7" w:rsidRDefault="009E72AB" w:rsidP="003E0AB3">
            <w:pPr>
              <w:keepNext/>
              <w:spacing w:before="0" w:after="0" w:line="276" w:lineRule="auto"/>
              <w:rPr>
                <w:ins w:id="41" w:author="Rebecca Stevick" w:date="2019-04-14T16:10:00Z"/>
                <w:rFonts w:cs="Times New Roman"/>
                <w:szCs w:val="24"/>
              </w:rPr>
            </w:pPr>
          </w:p>
        </w:tc>
      </w:tr>
      <w:tr w:rsidR="009E72AB" w:rsidRPr="00934AB7" w14:paraId="63DE145E" w14:textId="77777777" w:rsidTr="003E0AB3">
        <w:trPr>
          <w:ins w:id="42" w:author="Rebecca Stevick" w:date="2019-04-14T16:10:00Z"/>
        </w:trPr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71BD594C" w14:textId="77777777" w:rsidR="009E72AB" w:rsidRDefault="009E72AB" w:rsidP="003E0AB3">
            <w:pPr>
              <w:keepNext/>
              <w:spacing w:before="0" w:after="0" w:line="276" w:lineRule="auto"/>
              <w:rPr>
                <w:ins w:id="43" w:author="Rebecca Stevick" w:date="2019-04-14T16:10:00Z"/>
                <w:rFonts w:cs="Times New Roman"/>
                <w:szCs w:val="24"/>
              </w:rPr>
            </w:pPr>
            <w:ins w:id="44" w:author="Rebecca Stevick" w:date="2019-04-14T16:10:00Z">
              <w:r>
                <w:rPr>
                  <w:rFonts w:cs="Times New Roman"/>
                  <w:szCs w:val="24"/>
                </w:rPr>
                <w:t>Treatment</w:t>
              </w:r>
            </w:ins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0817A64F" w14:textId="77777777" w:rsidR="009E72AB" w:rsidRDefault="009E72AB" w:rsidP="003E0AB3">
            <w:pPr>
              <w:keepNext/>
              <w:spacing w:before="0" w:after="0" w:line="276" w:lineRule="auto"/>
              <w:rPr>
                <w:ins w:id="45" w:author="Rebecca Stevick" w:date="2019-04-14T16:10:00Z"/>
                <w:rFonts w:cs="Times New Roman"/>
                <w:szCs w:val="24"/>
              </w:rPr>
            </w:pPr>
            <w:ins w:id="46" w:author="Rebecca Stevick" w:date="2019-04-14T16:10:00Z">
              <w:r>
                <w:rPr>
                  <w:rFonts w:cs="Times New Roman"/>
                  <w:szCs w:val="24"/>
                </w:rPr>
                <w:t>1</w:t>
              </w:r>
            </w:ins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0E53D52E" w14:textId="59953BB9" w:rsidR="009E72AB" w:rsidRPr="00934AB7" w:rsidRDefault="006D17A3" w:rsidP="003E0AB3">
            <w:pPr>
              <w:keepNext/>
              <w:spacing w:before="0" w:after="0" w:line="276" w:lineRule="auto"/>
              <w:rPr>
                <w:ins w:id="47" w:author="Rebecca Stevick" w:date="2019-04-14T16:10:00Z"/>
                <w:rFonts w:cs="Times New Roman"/>
                <w:szCs w:val="24"/>
              </w:rPr>
            </w:pPr>
            <w:ins w:id="48" w:author="Rebecca Stevick" w:date="2019-04-14T16:14:00Z">
              <w:r>
                <w:rPr>
                  <w:rFonts w:cs="Times New Roman"/>
                  <w:szCs w:val="24"/>
                </w:rPr>
                <w:t>10.234</w:t>
              </w:r>
            </w:ins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41260D31" w14:textId="71E46516" w:rsidR="009E72AB" w:rsidRPr="00934AB7" w:rsidRDefault="006D17A3" w:rsidP="003E0AB3">
            <w:pPr>
              <w:keepNext/>
              <w:spacing w:before="0" w:after="0" w:line="276" w:lineRule="auto"/>
              <w:rPr>
                <w:ins w:id="49" w:author="Rebecca Stevick" w:date="2019-04-14T16:10:00Z"/>
                <w:rFonts w:cs="Times New Roman"/>
                <w:szCs w:val="24"/>
              </w:rPr>
            </w:pPr>
            <w:ins w:id="50" w:author="Rebecca Stevick" w:date="2019-04-14T16:14:00Z">
              <w:r>
                <w:rPr>
                  <w:rFonts w:cs="Times New Roman"/>
                  <w:szCs w:val="24"/>
                </w:rPr>
                <w:t>0.001379</w:t>
              </w:r>
            </w:ins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6BD4F594" w14:textId="61BB99E5" w:rsidR="009E72AB" w:rsidRPr="00934AB7" w:rsidRDefault="006D17A3" w:rsidP="003E0AB3">
            <w:pPr>
              <w:keepNext/>
              <w:spacing w:before="0" w:after="0" w:line="276" w:lineRule="auto"/>
              <w:rPr>
                <w:ins w:id="51" w:author="Rebecca Stevick" w:date="2019-04-14T16:10:00Z"/>
                <w:rFonts w:cs="Times New Roman"/>
                <w:szCs w:val="24"/>
              </w:rPr>
            </w:pPr>
            <w:ins w:id="52" w:author="Rebecca Stevick" w:date="2019-04-14T16:14:00Z">
              <w:r>
                <w:rPr>
                  <w:rFonts w:cs="Times New Roman"/>
                  <w:szCs w:val="24"/>
                </w:rPr>
                <w:t>*</w:t>
              </w:r>
            </w:ins>
            <w:ins w:id="53" w:author="Rebecca Stevick" w:date="2019-04-14T16:15:00Z">
              <w:r w:rsidR="00D275E3">
                <w:rPr>
                  <w:rFonts w:cs="Times New Roman"/>
                  <w:szCs w:val="24"/>
                </w:rPr>
                <w:t>*</w:t>
              </w:r>
            </w:ins>
          </w:p>
        </w:tc>
      </w:tr>
      <w:tr w:rsidR="009E72AB" w:rsidRPr="003C276F" w14:paraId="3F57AE68" w14:textId="77777777" w:rsidTr="003E0AB3">
        <w:trPr>
          <w:ins w:id="54" w:author="Rebecca Stevick" w:date="2019-04-14T16:10:00Z"/>
        </w:trPr>
        <w:tc>
          <w:tcPr>
            <w:tcW w:w="8820" w:type="dxa"/>
            <w:gridSpan w:val="5"/>
            <w:shd w:val="clear" w:color="auto" w:fill="D9D9D9" w:themeFill="background1" w:themeFillShade="D9"/>
          </w:tcPr>
          <w:p w14:paraId="59C03FAD" w14:textId="4BC66197" w:rsidR="009E72AB" w:rsidRPr="003C276F" w:rsidRDefault="009E72AB" w:rsidP="003E0AB3">
            <w:pPr>
              <w:keepNext/>
              <w:spacing w:before="0" w:after="0" w:line="276" w:lineRule="auto"/>
              <w:rPr>
                <w:ins w:id="55" w:author="Rebecca Stevick" w:date="2019-04-14T16:10:00Z"/>
                <w:rFonts w:cs="Times New Roman"/>
                <w:b/>
                <w:szCs w:val="24"/>
              </w:rPr>
            </w:pPr>
            <w:ins w:id="56" w:author="Rebecca Stevick" w:date="2019-04-14T16:10:00Z">
              <w:r w:rsidRPr="003C276F">
                <w:rPr>
                  <w:rFonts w:cs="Times New Roman"/>
                  <w:b/>
                  <w:szCs w:val="24"/>
                </w:rPr>
                <w:t xml:space="preserve">&lt; </w:t>
              </w:r>
              <w:r>
                <w:rPr>
                  <w:rFonts w:cs="Times New Roman"/>
                  <w:b/>
                  <w:bCs/>
                  <w:szCs w:val="24"/>
                </w:rPr>
                <w:t xml:space="preserve">Trial 1 </w:t>
              </w:r>
              <w:r w:rsidRPr="00707A12">
                <w:rPr>
                  <w:rFonts w:cs="Times New Roman"/>
                  <w:b/>
                  <w:bCs/>
                  <w:szCs w:val="24"/>
                </w:rPr>
                <w:t>Oyster Larvae</w:t>
              </w:r>
              <w:r>
                <w:rPr>
                  <w:rFonts w:cs="Times New Roman"/>
                  <w:b/>
                  <w:bCs/>
                  <w:szCs w:val="24"/>
                </w:rPr>
                <w:t xml:space="preserve"> </w:t>
              </w:r>
              <w:r w:rsidRPr="00707A12">
                <w:rPr>
                  <w:rFonts w:cs="Times New Roman"/>
                  <w:b/>
                  <w:bCs/>
                  <w:szCs w:val="24"/>
                </w:rPr>
                <w:t xml:space="preserve">– </w:t>
              </w:r>
            </w:ins>
            <w:ins w:id="57" w:author="Rebecca Stevick" w:date="2019-04-14T16:11:00Z">
              <w:r w:rsidR="00694F8A" w:rsidRPr="00707A12">
                <w:rPr>
                  <w:rFonts w:cs="Times New Roman"/>
                  <w:b/>
                  <w:bCs/>
                  <w:i/>
                  <w:iCs/>
                  <w:szCs w:val="24"/>
                </w:rPr>
                <w:t>Vibrio</w:t>
              </w:r>
              <w:r w:rsidR="00694F8A" w:rsidRPr="00707A12">
                <w:rPr>
                  <w:rFonts w:cs="Times New Roman"/>
                  <w:b/>
                  <w:bCs/>
                  <w:szCs w:val="24"/>
                </w:rPr>
                <w:t xml:space="preserve"> </w:t>
              </w:r>
              <w:r w:rsidR="00694F8A">
                <w:rPr>
                  <w:rFonts w:cs="Times New Roman"/>
                  <w:b/>
                  <w:bCs/>
                  <w:szCs w:val="24"/>
                </w:rPr>
                <w:t>colony counts</w:t>
              </w:r>
            </w:ins>
            <w:ins w:id="58" w:author="Rebecca Stevick" w:date="2019-04-14T16:10:00Z">
              <w:r w:rsidRPr="00707A12">
                <w:rPr>
                  <w:rFonts w:cs="Times New Roman"/>
                  <w:b/>
                  <w:bCs/>
                  <w:szCs w:val="24"/>
                </w:rPr>
                <w:t xml:space="preserve"> </w:t>
              </w:r>
              <w:r w:rsidRPr="00AB796C">
                <w:rPr>
                  <w:rFonts w:cs="Times New Roman"/>
                  <w:b/>
                  <w:bCs/>
                  <w:szCs w:val="24"/>
                </w:rPr>
                <w:t>&gt;</w:t>
              </w:r>
            </w:ins>
          </w:p>
        </w:tc>
      </w:tr>
      <w:tr w:rsidR="009E72AB" w14:paraId="36162DED" w14:textId="77777777" w:rsidTr="003E0AB3">
        <w:trPr>
          <w:ins w:id="59" w:author="Rebecca Stevick" w:date="2019-04-14T16:10:00Z"/>
        </w:trPr>
        <w:tc>
          <w:tcPr>
            <w:tcW w:w="1953" w:type="dxa"/>
            <w:tcBorders>
              <w:bottom w:val="single" w:sz="4" w:space="0" w:color="auto"/>
            </w:tcBorders>
          </w:tcPr>
          <w:p w14:paraId="21CAAE77" w14:textId="77777777" w:rsidR="009E72AB" w:rsidRDefault="009E72AB" w:rsidP="003E0AB3">
            <w:pPr>
              <w:keepNext/>
              <w:spacing w:before="0" w:after="0" w:line="276" w:lineRule="auto"/>
              <w:rPr>
                <w:ins w:id="60" w:author="Rebecca Stevick" w:date="2019-04-14T16:10:00Z"/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7793C72C" w14:textId="77777777" w:rsidR="009E72AB" w:rsidRDefault="009E72AB" w:rsidP="003E0AB3">
            <w:pPr>
              <w:keepNext/>
              <w:spacing w:before="0" w:after="0" w:line="276" w:lineRule="auto"/>
              <w:rPr>
                <w:ins w:id="61" w:author="Rebecca Stevick" w:date="2019-04-14T16:10:00Z"/>
                <w:rFonts w:cs="Times New Roman"/>
                <w:b/>
                <w:szCs w:val="24"/>
              </w:rPr>
            </w:pPr>
            <w:ins w:id="62" w:author="Rebecca Stevick" w:date="2019-04-14T16:10:00Z">
              <w:r>
                <w:rPr>
                  <w:rFonts w:cs="Times New Roman"/>
                  <w:b/>
                  <w:szCs w:val="24"/>
                </w:rPr>
                <w:t>DF</w:t>
              </w:r>
            </w:ins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7B4CC8CF" w14:textId="77777777" w:rsidR="009E72AB" w:rsidRDefault="009E72AB" w:rsidP="003E0AB3">
            <w:pPr>
              <w:keepNext/>
              <w:spacing w:before="0" w:after="0" w:line="276" w:lineRule="auto"/>
              <w:rPr>
                <w:ins w:id="63" w:author="Rebecca Stevick" w:date="2019-04-14T16:10:00Z"/>
                <w:rFonts w:cs="Times New Roman"/>
                <w:b/>
                <w:szCs w:val="24"/>
              </w:rPr>
            </w:pPr>
            <w:ins w:id="64" w:author="Rebecca Stevick" w:date="2019-04-14T16:10:00Z">
              <w:r>
                <w:rPr>
                  <w:rFonts w:cs="Times New Roman"/>
                  <w:b/>
                  <w:szCs w:val="24"/>
                </w:rPr>
                <w:t>Chi-Squared</w:t>
              </w:r>
            </w:ins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4BC0A7B5" w14:textId="77777777" w:rsidR="009E72AB" w:rsidRDefault="009E72AB" w:rsidP="003E0AB3">
            <w:pPr>
              <w:keepNext/>
              <w:spacing w:before="0" w:after="0" w:line="276" w:lineRule="auto"/>
              <w:rPr>
                <w:ins w:id="65" w:author="Rebecca Stevick" w:date="2019-04-14T16:10:00Z"/>
                <w:rFonts w:cs="Times New Roman"/>
                <w:b/>
                <w:szCs w:val="24"/>
              </w:rPr>
            </w:pPr>
            <w:ins w:id="66" w:author="Rebecca Stevick" w:date="2019-04-14T16:10:00Z">
              <w:r>
                <w:rPr>
                  <w:rFonts w:cs="Times New Roman"/>
                  <w:b/>
                  <w:szCs w:val="24"/>
                </w:rPr>
                <w:t>P value</w:t>
              </w:r>
            </w:ins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38EEA3FF" w14:textId="77777777" w:rsidR="009E72AB" w:rsidRDefault="009E72AB" w:rsidP="003E0AB3">
            <w:pPr>
              <w:keepNext/>
              <w:spacing w:before="0" w:after="0" w:line="276" w:lineRule="auto"/>
              <w:rPr>
                <w:ins w:id="67" w:author="Rebecca Stevick" w:date="2019-04-14T16:10:00Z"/>
                <w:rFonts w:cs="Times New Roman"/>
                <w:b/>
                <w:szCs w:val="24"/>
              </w:rPr>
            </w:pPr>
          </w:p>
        </w:tc>
      </w:tr>
      <w:tr w:rsidR="009E72AB" w:rsidRPr="00934AB7" w14:paraId="75D12E7D" w14:textId="77777777" w:rsidTr="001C28C1">
        <w:trPr>
          <w:ins w:id="68" w:author="Rebecca Stevick" w:date="2019-04-14T16:10:00Z"/>
        </w:trPr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0BECB119" w14:textId="77777777" w:rsidR="009E72AB" w:rsidRPr="00934AB7" w:rsidRDefault="009E72AB" w:rsidP="003E0AB3">
            <w:pPr>
              <w:keepNext/>
              <w:spacing w:before="0" w:after="0" w:line="276" w:lineRule="auto"/>
              <w:rPr>
                <w:ins w:id="69" w:author="Rebecca Stevick" w:date="2019-04-14T16:10:00Z"/>
                <w:rFonts w:cs="Times New Roman"/>
                <w:szCs w:val="24"/>
              </w:rPr>
            </w:pPr>
            <w:ins w:id="70" w:author="Rebecca Stevick" w:date="2019-04-14T16:10:00Z">
              <w:r>
                <w:rPr>
                  <w:rFonts w:cs="Times New Roman"/>
                  <w:szCs w:val="24"/>
                </w:rPr>
                <w:t>Day</w:t>
              </w:r>
            </w:ins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1252B0F3" w14:textId="77777777" w:rsidR="009E72AB" w:rsidRPr="00934AB7" w:rsidRDefault="009E72AB" w:rsidP="003E0AB3">
            <w:pPr>
              <w:keepNext/>
              <w:spacing w:before="0" w:after="0" w:line="276" w:lineRule="auto"/>
              <w:rPr>
                <w:ins w:id="71" w:author="Rebecca Stevick" w:date="2019-04-14T16:10:00Z"/>
                <w:rFonts w:cs="Times New Roman"/>
                <w:szCs w:val="24"/>
              </w:rPr>
            </w:pPr>
            <w:ins w:id="72" w:author="Rebecca Stevick" w:date="2019-04-14T16:10:00Z">
              <w:r>
                <w:rPr>
                  <w:rFonts w:cs="Times New Roman"/>
                  <w:szCs w:val="24"/>
                </w:rPr>
                <w:t>1</w:t>
              </w:r>
            </w:ins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095B1BD8" w14:textId="4D9CBF46" w:rsidR="009E72AB" w:rsidRPr="00934AB7" w:rsidRDefault="003E0AB3" w:rsidP="003E0AB3">
            <w:pPr>
              <w:keepNext/>
              <w:spacing w:before="0" w:after="0" w:line="276" w:lineRule="auto"/>
              <w:rPr>
                <w:ins w:id="73" w:author="Rebecca Stevick" w:date="2019-04-14T16:10:00Z"/>
                <w:rFonts w:cs="Times New Roman"/>
                <w:szCs w:val="24"/>
              </w:rPr>
            </w:pPr>
            <w:ins w:id="74" w:author="Rebecca Stevick" w:date="2019-04-14T16:16:00Z">
              <w:r>
                <w:rPr>
                  <w:rFonts w:cs="Times New Roman"/>
                  <w:szCs w:val="24"/>
                </w:rPr>
                <w:t>3.7053</w:t>
              </w:r>
            </w:ins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0747DE7A" w14:textId="4007ADE6" w:rsidR="009E72AB" w:rsidRPr="00934AB7" w:rsidRDefault="003E0AB3" w:rsidP="003E0AB3">
            <w:pPr>
              <w:keepNext/>
              <w:spacing w:before="0" w:after="0" w:line="276" w:lineRule="auto"/>
              <w:rPr>
                <w:ins w:id="75" w:author="Rebecca Stevick" w:date="2019-04-14T16:10:00Z"/>
                <w:rFonts w:cs="Times New Roman"/>
                <w:szCs w:val="24"/>
              </w:rPr>
            </w:pPr>
            <w:ins w:id="76" w:author="Rebecca Stevick" w:date="2019-04-14T16:16:00Z">
              <w:r>
                <w:rPr>
                  <w:rFonts w:cs="Times New Roman"/>
                  <w:szCs w:val="24"/>
                </w:rPr>
                <w:t>0.05424</w:t>
              </w:r>
            </w:ins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6B2E99DA" w14:textId="64B1ADF5" w:rsidR="009E72AB" w:rsidRPr="00934AB7" w:rsidRDefault="009E72AB" w:rsidP="003E0AB3">
            <w:pPr>
              <w:keepNext/>
              <w:spacing w:before="0" w:after="0" w:line="276" w:lineRule="auto"/>
              <w:rPr>
                <w:ins w:id="77" w:author="Rebecca Stevick" w:date="2019-04-14T16:10:00Z"/>
                <w:rFonts w:cs="Times New Roman"/>
                <w:szCs w:val="24"/>
              </w:rPr>
            </w:pPr>
          </w:p>
        </w:tc>
      </w:tr>
      <w:tr w:rsidR="009E72AB" w:rsidRPr="00934AB7" w14:paraId="1020F4DE" w14:textId="77777777" w:rsidTr="001C28C1">
        <w:trPr>
          <w:ins w:id="78" w:author="Rebecca Stevick" w:date="2019-04-14T16:10:00Z"/>
        </w:trPr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74F159A2" w14:textId="77777777" w:rsidR="009E72AB" w:rsidRDefault="009E72AB" w:rsidP="003E0AB3">
            <w:pPr>
              <w:keepNext/>
              <w:spacing w:before="0" w:after="0" w:line="276" w:lineRule="auto"/>
              <w:rPr>
                <w:ins w:id="79" w:author="Rebecca Stevick" w:date="2019-04-14T16:10:00Z"/>
                <w:rFonts w:cs="Times New Roman"/>
                <w:szCs w:val="24"/>
              </w:rPr>
            </w:pPr>
            <w:ins w:id="80" w:author="Rebecca Stevick" w:date="2019-04-14T16:10:00Z">
              <w:r>
                <w:rPr>
                  <w:rFonts w:cs="Times New Roman"/>
                  <w:szCs w:val="24"/>
                </w:rPr>
                <w:t>Treatment</w:t>
              </w:r>
            </w:ins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6A088F2A" w14:textId="77777777" w:rsidR="009E72AB" w:rsidRPr="00934AB7" w:rsidRDefault="009E72AB" w:rsidP="003E0AB3">
            <w:pPr>
              <w:keepNext/>
              <w:spacing w:before="0" w:after="0" w:line="276" w:lineRule="auto"/>
              <w:rPr>
                <w:ins w:id="81" w:author="Rebecca Stevick" w:date="2019-04-14T16:10:00Z"/>
                <w:rFonts w:cs="Times New Roman"/>
                <w:szCs w:val="24"/>
              </w:rPr>
            </w:pPr>
            <w:ins w:id="82" w:author="Rebecca Stevick" w:date="2019-04-14T16:10:00Z">
              <w:r>
                <w:rPr>
                  <w:rFonts w:cs="Times New Roman"/>
                  <w:szCs w:val="24"/>
                </w:rPr>
                <w:t>1</w:t>
              </w:r>
            </w:ins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65692D13" w14:textId="1E86689D" w:rsidR="009E72AB" w:rsidRPr="00934AB7" w:rsidRDefault="001265BF" w:rsidP="003E0AB3">
            <w:pPr>
              <w:keepNext/>
              <w:spacing w:before="0" w:after="0" w:line="276" w:lineRule="auto"/>
              <w:rPr>
                <w:ins w:id="83" w:author="Rebecca Stevick" w:date="2019-04-14T16:10:00Z"/>
                <w:rFonts w:cs="Times New Roman"/>
                <w:szCs w:val="24"/>
              </w:rPr>
            </w:pPr>
            <w:ins w:id="84" w:author="Rebecca Stevick" w:date="2019-04-14T16:17:00Z">
              <w:r>
                <w:rPr>
                  <w:rFonts w:cs="Times New Roman"/>
                  <w:szCs w:val="24"/>
                </w:rPr>
                <w:t>1.8591</w:t>
              </w:r>
            </w:ins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0EF3248C" w14:textId="7130F5C4" w:rsidR="009E72AB" w:rsidRPr="00934AB7" w:rsidRDefault="001265BF" w:rsidP="003E0AB3">
            <w:pPr>
              <w:keepNext/>
              <w:spacing w:before="0" w:after="0" w:line="276" w:lineRule="auto"/>
              <w:rPr>
                <w:ins w:id="85" w:author="Rebecca Stevick" w:date="2019-04-14T16:10:00Z"/>
                <w:rFonts w:cs="Times New Roman"/>
                <w:szCs w:val="24"/>
              </w:rPr>
            </w:pPr>
            <w:ins w:id="86" w:author="Rebecca Stevick" w:date="2019-04-14T16:17:00Z">
              <w:r>
                <w:rPr>
                  <w:rFonts w:cs="Times New Roman"/>
                  <w:szCs w:val="24"/>
                </w:rPr>
                <w:t>0.1727</w:t>
              </w:r>
            </w:ins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20CDBEE4" w14:textId="77777777" w:rsidR="009E72AB" w:rsidRPr="00934AB7" w:rsidRDefault="009E72AB" w:rsidP="003E0AB3">
            <w:pPr>
              <w:keepNext/>
              <w:spacing w:before="0" w:after="0" w:line="276" w:lineRule="auto"/>
              <w:rPr>
                <w:ins w:id="87" w:author="Rebecca Stevick" w:date="2019-04-14T16:10:00Z"/>
                <w:rFonts w:cs="Times New Roman"/>
                <w:szCs w:val="24"/>
              </w:rPr>
            </w:pPr>
          </w:p>
        </w:tc>
      </w:tr>
      <w:tr w:rsidR="009E72AB" w:rsidRPr="003C276F" w14:paraId="5730CDF4" w14:textId="77777777" w:rsidTr="003E0AB3">
        <w:trPr>
          <w:ins w:id="88" w:author="Rebecca Stevick" w:date="2019-04-14T16:10:00Z"/>
        </w:trPr>
        <w:tc>
          <w:tcPr>
            <w:tcW w:w="8820" w:type="dxa"/>
            <w:gridSpan w:val="5"/>
            <w:shd w:val="clear" w:color="auto" w:fill="D9D9D9" w:themeFill="background1" w:themeFillShade="D9"/>
          </w:tcPr>
          <w:p w14:paraId="5B5E996D" w14:textId="4FAE18C1" w:rsidR="009E72AB" w:rsidRPr="003C276F" w:rsidRDefault="009E72AB" w:rsidP="003E0AB3">
            <w:pPr>
              <w:keepNext/>
              <w:spacing w:before="0" w:after="0" w:line="276" w:lineRule="auto"/>
              <w:rPr>
                <w:ins w:id="89" w:author="Rebecca Stevick" w:date="2019-04-14T16:10:00Z"/>
                <w:rFonts w:cs="Times New Roman"/>
                <w:b/>
                <w:szCs w:val="24"/>
              </w:rPr>
            </w:pPr>
            <w:ins w:id="90" w:author="Rebecca Stevick" w:date="2019-04-14T16:10:00Z">
              <w:r w:rsidRPr="003C276F">
                <w:rPr>
                  <w:rFonts w:cs="Times New Roman"/>
                  <w:b/>
                  <w:szCs w:val="24"/>
                </w:rPr>
                <w:t xml:space="preserve">&lt; </w:t>
              </w:r>
              <w:r>
                <w:rPr>
                  <w:rFonts w:cs="Times New Roman"/>
                  <w:b/>
                  <w:bCs/>
                  <w:szCs w:val="24"/>
                </w:rPr>
                <w:t xml:space="preserve">Trial 1 </w:t>
              </w:r>
              <w:r w:rsidRPr="00707A12">
                <w:rPr>
                  <w:rFonts w:cs="Times New Roman"/>
                  <w:b/>
                  <w:bCs/>
                  <w:szCs w:val="24"/>
                </w:rPr>
                <w:t>Biofilm swab</w:t>
              </w:r>
              <w:r>
                <w:rPr>
                  <w:rFonts w:cs="Times New Roman"/>
                  <w:b/>
                  <w:bCs/>
                  <w:szCs w:val="24"/>
                </w:rPr>
                <w:t xml:space="preserve"> </w:t>
              </w:r>
              <w:r w:rsidRPr="00707A12">
                <w:rPr>
                  <w:rFonts w:cs="Times New Roman"/>
                  <w:b/>
                  <w:bCs/>
                  <w:szCs w:val="24"/>
                </w:rPr>
                <w:t xml:space="preserve">– </w:t>
              </w:r>
            </w:ins>
            <w:ins w:id="91" w:author="Rebecca Stevick" w:date="2019-04-14T16:11:00Z">
              <w:r w:rsidR="00694F8A" w:rsidRPr="00707A12">
                <w:rPr>
                  <w:rFonts w:cs="Times New Roman"/>
                  <w:b/>
                  <w:bCs/>
                  <w:i/>
                  <w:iCs/>
                  <w:szCs w:val="24"/>
                </w:rPr>
                <w:t>Vibrio</w:t>
              </w:r>
              <w:r w:rsidR="00694F8A" w:rsidRPr="00707A12">
                <w:rPr>
                  <w:rFonts w:cs="Times New Roman"/>
                  <w:b/>
                  <w:bCs/>
                  <w:szCs w:val="24"/>
                </w:rPr>
                <w:t xml:space="preserve"> </w:t>
              </w:r>
              <w:r w:rsidR="00694F8A">
                <w:rPr>
                  <w:rFonts w:cs="Times New Roman"/>
                  <w:b/>
                  <w:bCs/>
                  <w:szCs w:val="24"/>
                </w:rPr>
                <w:t>colony counts</w:t>
              </w:r>
            </w:ins>
            <w:ins w:id="92" w:author="Rebecca Stevick" w:date="2019-04-14T16:10:00Z">
              <w:r w:rsidRPr="00707A12">
                <w:rPr>
                  <w:rFonts w:cs="Times New Roman"/>
                  <w:b/>
                  <w:bCs/>
                  <w:szCs w:val="24"/>
                </w:rPr>
                <w:t xml:space="preserve"> </w:t>
              </w:r>
              <w:r w:rsidRPr="00AB796C">
                <w:rPr>
                  <w:rFonts w:cs="Times New Roman"/>
                  <w:b/>
                  <w:bCs/>
                  <w:szCs w:val="24"/>
                </w:rPr>
                <w:t>&gt;</w:t>
              </w:r>
            </w:ins>
          </w:p>
        </w:tc>
      </w:tr>
      <w:tr w:rsidR="009E72AB" w14:paraId="2CB24A9E" w14:textId="77777777" w:rsidTr="003E0AB3">
        <w:trPr>
          <w:ins w:id="93" w:author="Rebecca Stevick" w:date="2019-04-14T16:10:00Z"/>
        </w:trPr>
        <w:tc>
          <w:tcPr>
            <w:tcW w:w="1953" w:type="dxa"/>
            <w:tcBorders>
              <w:bottom w:val="single" w:sz="4" w:space="0" w:color="auto"/>
            </w:tcBorders>
          </w:tcPr>
          <w:p w14:paraId="0659DDF0" w14:textId="77777777" w:rsidR="009E72AB" w:rsidRDefault="009E72AB" w:rsidP="003E0AB3">
            <w:pPr>
              <w:keepNext/>
              <w:spacing w:before="0" w:after="0" w:line="276" w:lineRule="auto"/>
              <w:rPr>
                <w:ins w:id="94" w:author="Rebecca Stevick" w:date="2019-04-14T16:10:00Z"/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40A400ED" w14:textId="77777777" w:rsidR="009E72AB" w:rsidRDefault="009E72AB" w:rsidP="003E0AB3">
            <w:pPr>
              <w:keepNext/>
              <w:spacing w:before="0" w:after="0" w:line="276" w:lineRule="auto"/>
              <w:rPr>
                <w:ins w:id="95" w:author="Rebecca Stevick" w:date="2019-04-14T16:10:00Z"/>
                <w:rFonts w:cs="Times New Roman"/>
                <w:b/>
                <w:szCs w:val="24"/>
              </w:rPr>
            </w:pPr>
            <w:ins w:id="96" w:author="Rebecca Stevick" w:date="2019-04-14T16:10:00Z">
              <w:r>
                <w:rPr>
                  <w:rFonts w:cs="Times New Roman"/>
                  <w:b/>
                  <w:szCs w:val="24"/>
                </w:rPr>
                <w:t>DF</w:t>
              </w:r>
            </w:ins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6EC45B89" w14:textId="77777777" w:rsidR="009E72AB" w:rsidRDefault="009E72AB" w:rsidP="003E0AB3">
            <w:pPr>
              <w:keepNext/>
              <w:spacing w:before="0" w:after="0" w:line="276" w:lineRule="auto"/>
              <w:rPr>
                <w:ins w:id="97" w:author="Rebecca Stevick" w:date="2019-04-14T16:10:00Z"/>
                <w:rFonts w:cs="Times New Roman"/>
                <w:b/>
                <w:szCs w:val="24"/>
              </w:rPr>
            </w:pPr>
            <w:ins w:id="98" w:author="Rebecca Stevick" w:date="2019-04-14T16:10:00Z">
              <w:r>
                <w:rPr>
                  <w:rFonts w:cs="Times New Roman"/>
                  <w:b/>
                  <w:szCs w:val="24"/>
                </w:rPr>
                <w:t>Chi-Squared</w:t>
              </w:r>
            </w:ins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7DF895FF" w14:textId="77777777" w:rsidR="009E72AB" w:rsidRDefault="009E72AB" w:rsidP="003E0AB3">
            <w:pPr>
              <w:keepNext/>
              <w:spacing w:before="0" w:after="0" w:line="276" w:lineRule="auto"/>
              <w:rPr>
                <w:ins w:id="99" w:author="Rebecca Stevick" w:date="2019-04-14T16:10:00Z"/>
                <w:rFonts w:cs="Times New Roman"/>
                <w:b/>
                <w:szCs w:val="24"/>
              </w:rPr>
            </w:pPr>
            <w:ins w:id="100" w:author="Rebecca Stevick" w:date="2019-04-14T16:10:00Z">
              <w:r>
                <w:rPr>
                  <w:rFonts w:cs="Times New Roman"/>
                  <w:b/>
                  <w:szCs w:val="24"/>
                </w:rPr>
                <w:t>P value</w:t>
              </w:r>
            </w:ins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449F41F6" w14:textId="77777777" w:rsidR="009E72AB" w:rsidRDefault="009E72AB" w:rsidP="003E0AB3">
            <w:pPr>
              <w:keepNext/>
              <w:spacing w:before="0" w:after="0" w:line="276" w:lineRule="auto"/>
              <w:rPr>
                <w:ins w:id="101" w:author="Rebecca Stevick" w:date="2019-04-14T16:10:00Z"/>
                <w:rFonts w:cs="Times New Roman"/>
                <w:b/>
                <w:szCs w:val="24"/>
              </w:rPr>
            </w:pPr>
          </w:p>
        </w:tc>
      </w:tr>
      <w:tr w:rsidR="009E72AB" w:rsidRPr="00934AB7" w14:paraId="5ED13DA6" w14:textId="77777777" w:rsidTr="003E0AB3">
        <w:trPr>
          <w:ins w:id="102" w:author="Rebecca Stevick" w:date="2019-04-14T16:10:00Z"/>
        </w:trPr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4EE5577B" w14:textId="77777777" w:rsidR="009E72AB" w:rsidRPr="00934AB7" w:rsidRDefault="009E72AB" w:rsidP="003E0AB3">
            <w:pPr>
              <w:keepNext/>
              <w:spacing w:before="0" w:after="0" w:line="276" w:lineRule="auto"/>
              <w:rPr>
                <w:ins w:id="103" w:author="Rebecca Stevick" w:date="2019-04-14T16:10:00Z"/>
                <w:rFonts w:cs="Times New Roman"/>
                <w:szCs w:val="24"/>
              </w:rPr>
            </w:pPr>
            <w:ins w:id="104" w:author="Rebecca Stevick" w:date="2019-04-14T16:10:00Z">
              <w:r>
                <w:rPr>
                  <w:rFonts w:cs="Times New Roman"/>
                  <w:szCs w:val="24"/>
                </w:rPr>
                <w:t>Day</w:t>
              </w:r>
            </w:ins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4F59D97B" w14:textId="77777777" w:rsidR="009E72AB" w:rsidRPr="00934AB7" w:rsidRDefault="009E72AB" w:rsidP="003E0AB3">
            <w:pPr>
              <w:keepNext/>
              <w:spacing w:before="0" w:after="0" w:line="276" w:lineRule="auto"/>
              <w:rPr>
                <w:ins w:id="105" w:author="Rebecca Stevick" w:date="2019-04-14T16:10:00Z"/>
                <w:rFonts w:cs="Times New Roman"/>
                <w:szCs w:val="24"/>
              </w:rPr>
            </w:pPr>
            <w:ins w:id="106" w:author="Rebecca Stevick" w:date="2019-04-14T16:10:00Z">
              <w:r>
                <w:rPr>
                  <w:rFonts w:cs="Times New Roman"/>
                  <w:szCs w:val="24"/>
                </w:rPr>
                <w:t>1</w:t>
              </w:r>
            </w:ins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44F92EAE" w14:textId="0417FDB8" w:rsidR="009E72AB" w:rsidRPr="00934AB7" w:rsidRDefault="007E0F6D" w:rsidP="003E0AB3">
            <w:pPr>
              <w:keepNext/>
              <w:spacing w:before="0" w:after="0" w:line="276" w:lineRule="auto"/>
              <w:rPr>
                <w:ins w:id="107" w:author="Rebecca Stevick" w:date="2019-04-14T16:10:00Z"/>
                <w:rFonts w:cs="Times New Roman"/>
                <w:szCs w:val="24"/>
              </w:rPr>
            </w:pPr>
            <w:ins w:id="108" w:author="Rebecca Stevick" w:date="2019-04-14T16:21:00Z">
              <w:r>
                <w:rPr>
                  <w:rFonts w:cs="Times New Roman"/>
                  <w:szCs w:val="24"/>
                </w:rPr>
                <w:t>2.0769</w:t>
              </w:r>
            </w:ins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2680B1BD" w14:textId="7D3CE248" w:rsidR="009E72AB" w:rsidRPr="00934AB7" w:rsidRDefault="007E0F6D" w:rsidP="003E0AB3">
            <w:pPr>
              <w:keepNext/>
              <w:spacing w:before="0" w:after="0" w:line="276" w:lineRule="auto"/>
              <w:rPr>
                <w:ins w:id="109" w:author="Rebecca Stevick" w:date="2019-04-14T16:10:00Z"/>
                <w:rFonts w:cs="Times New Roman"/>
                <w:szCs w:val="24"/>
              </w:rPr>
            </w:pPr>
            <w:ins w:id="110" w:author="Rebecca Stevick" w:date="2019-04-14T16:21:00Z">
              <w:r>
                <w:rPr>
                  <w:rFonts w:cs="Times New Roman"/>
                  <w:szCs w:val="24"/>
                </w:rPr>
                <w:t>0.1495</w:t>
              </w:r>
            </w:ins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322F620C" w14:textId="621FAD12" w:rsidR="009E72AB" w:rsidRPr="00934AB7" w:rsidRDefault="009E72AB" w:rsidP="003E0AB3">
            <w:pPr>
              <w:keepNext/>
              <w:spacing w:before="0" w:after="0" w:line="276" w:lineRule="auto"/>
              <w:rPr>
                <w:ins w:id="111" w:author="Rebecca Stevick" w:date="2019-04-14T16:10:00Z"/>
                <w:rFonts w:cs="Times New Roman"/>
                <w:szCs w:val="24"/>
              </w:rPr>
            </w:pPr>
          </w:p>
        </w:tc>
      </w:tr>
      <w:tr w:rsidR="009E72AB" w:rsidRPr="00934AB7" w14:paraId="182937FA" w14:textId="77777777" w:rsidTr="003E0AB3">
        <w:trPr>
          <w:ins w:id="112" w:author="Rebecca Stevick" w:date="2019-04-14T16:10:00Z"/>
        </w:trPr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1C36FA99" w14:textId="77777777" w:rsidR="009E72AB" w:rsidRDefault="009E72AB" w:rsidP="003E0AB3">
            <w:pPr>
              <w:keepNext/>
              <w:spacing w:before="0" w:after="0" w:line="276" w:lineRule="auto"/>
              <w:rPr>
                <w:ins w:id="113" w:author="Rebecca Stevick" w:date="2019-04-14T16:10:00Z"/>
                <w:rFonts w:cs="Times New Roman"/>
                <w:szCs w:val="24"/>
              </w:rPr>
            </w:pPr>
            <w:ins w:id="114" w:author="Rebecca Stevick" w:date="2019-04-14T16:10:00Z">
              <w:r>
                <w:rPr>
                  <w:rFonts w:cs="Times New Roman"/>
                  <w:szCs w:val="24"/>
                </w:rPr>
                <w:t>Treatment</w:t>
              </w:r>
            </w:ins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04388BA3" w14:textId="77777777" w:rsidR="009E72AB" w:rsidRPr="00934AB7" w:rsidRDefault="009E72AB" w:rsidP="003E0AB3">
            <w:pPr>
              <w:keepNext/>
              <w:spacing w:before="0" w:after="0" w:line="276" w:lineRule="auto"/>
              <w:rPr>
                <w:ins w:id="115" w:author="Rebecca Stevick" w:date="2019-04-14T16:10:00Z"/>
                <w:rFonts w:cs="Times New Roman"/>
                <w:szCs w:val="24"/>
              </w:rPr>
            </w:pPr>
            <w:ins w:id="116" w:author="Rebecca Stevick" w:date="2019-04-14T16:10:00Z">
              <w:r>
                <w:rPr>
                  <w:rFonts w:cs="Times New Roman"/>
                  <w:szCs w:val="24"/>
                </w:rPr>
                <w:t>1</w:t>
              </w:r>
            </w:ins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0851ADB5" w14:textId="3ECA9E3E" w:rsidR="009E72AB" w:rsidRPr="00934AB7" w:rsidRDefault="00DF2E5E" w:rsidP="003E0AB3">
            <w:pPr>
              <w:keepNext/>
              <w:spacing w:before="0" w:after="0" w:line="276" w:lineRule="auto"/>
              <w:rPr>
                <w:ins w:id="117" w:author="Rebecca Stevick" w:date="2019-04-14T16:10:00Z"/>
                <w:rFonts w:cs="Times New Roman"/>
                <w:szCs w:val="24"/>
              </w:rPr>
            </w:pPr>
            <w:ins w:id="118" w:author="Rebecca Stevick" w:date="2019-04-14T16:21:00Z">
              <w:r>
                <w:rPr>
                  <w:rFonts w:cs="Times New Roman"/>
                  <w:szCs w:val="24"/>
                </w:rPr>
                <w:t>3.1026</w:t>
              </w:r>
            </w:ins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4081A2CA" w14:textId="6E1AC1E4" w:rsidR="009E72AB" w:rsidRPr="00934AB7" w:rsidRDefault="00DF2E5E" w:rsidP="003E0AB3">
            <w:pPr>
              <w:keepNext/>
              <w:spacing w:before="0" w:after="0" w:line="276" w:lineRule="auto"/>
              <w:rPr>
                <w:ins w:id="119" w:author="Rebecca Stevick" w:date="2019-04-14T16:10:00Z"/>
                <w:rFonts w:cs="Times New Roman"/>
                <w:szCs w:val="24"/>
              </w:rPr>
            </w:pPr>
            <w:ins w:id="120" w:author="Rebecca Stevick" w:date="2019-04-14T16:21:00Z">
              <w:r>
                <w:rPr>
                  <w:rFonts w:cs="Times New Roman"/>
                  <w:szCs w:val="24"/>
                </w:rPr>
                <w:t>0.07817</w:t>
              </w:r>
            </w:ins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484EF566" w14:textId="77777777" w:rsidR="009E72AB" w:rsidRPr="00934AB7" w:rsidRDefault="009E72AB" w:rsidP="003E0AB3">
            <w:pPr>
              <w:keepNext/>
              <w:spacing w:before="0" w:after="0" w:line="276" w:lineRule="auto"/>
              <w:rPr>
                <w:ins w:id="121" w:author="Rebecca Stevick" w:date="2019-04-14T16:10:00Z"/>
                <w:rFonts w:cs="Times New Roman"/>
                <w:szCs w:val="24"/>
              </w:rPr>
            </w:pPr>
          </w:p>
        </w:tc>
      </w:tr>
      <w:tr w:rsidR="009E72AB" w:rsidRPr="003C276F" w14:paraId="6033A75F" w14:textId="77777777" w:rsidTr="003E0AB3">
        <w:trPr>
          <w:ins w:id="122" w:author="Rebecca Stevick" w:date="2019-04-14T16:10:00Z"/>
        </w:trPr>
        <w:tc>
          <w:tcPr>
            <w:tcW w:w="8820" w:type="dxa"/>
            <w:gridSpan w:val="5"/>
            <w:shd w:val="clear" w:color="auto" w:fill="D9D9D9" w:themeFill="background1" w:themeFillShade="D9"/>
          </w:tcPr>
          <w:p w14:paraId="00553735" w14:textId="21D4AFB1" w:rsidR="009E72AB" w:rsidRPr="003C276F" w:rsidRDefault="009E72AB" w:rsidP="003E0AB3">
            <w:pPr>
              <w:keepNext/>
              <w:spacing w:before="0" w:after="0" w:line="276" w:lineRule="auto"/>
              <w:rPr>
                <w:ins w:id="123" w:author="Rebecca Stevick" w:date="2019-04-14T16:10:00Z"/>
                <w:rFonts w:cs="Times New Roman"/>
                <w:b/>
                <w:szCs w:val="24"/>
              </w:rPr>
            </w:pPr>
            <w:ins w:id="124" w:author="Rebecca Stevick" w:date="2019-04-14T16:10:00Z">
              <w:r w:rsidRPr="003C276F">
                <w:rPr>
                  <w:rFonts w:cs="Times New Roman"/>
                  <w:b/>
                  <w:szCs w:val="24"/>
                </w:rPr>
                <w:t xml:space="preserve">&lt; </w:t>
              </w:r>
              <w:r>
                <w:rPr>
                  <w:rFonts w:cs="Times New Roman"/>
                  <w:b/>
                  <w:bCs/>
                  <w:szCs w:val="24"/>
                </w:rPr>
                <w:t xml:space="preserve">Trial 1 </w:t>
              </w:r>
              <w:r w:rsidRPr="00707A12">
                <w:rPr>
                  <w:rFonts w:cs="Times New Roman"/>
                  <w:b/>
                  <w:bCs/>
                  <w:szCs w:val="24"/>
                </w:rPr>
                <w:t xml:space="preserve">Water – </w:t>
              </w:r>
            </w:ins>
            <w:ins w:id="125" w:author="Rebecca Stevick" w:date="2019-04-14T16:11:00Z">
              <w:r w:rsidR="00694F8A" w:rsidRPr="00707A12">
                <w:rPr>
                  <w:rFonts w:cs="Times New Roman"/>
                  <w:b/>
                  <w:bCs/>
                  <w:i/>
                  <w:iCs/>
                  <w:szCs w:val="24"/>
                </w:rPr>
                <w:t>Vibrio</w:t>
              </w:r>
              <w:r w:rsidR="00694F8A" w:rsidRPr="00707A12">
                <w:rPr>
                  <w:rFonts w:cs="Times New Roman"/>
                  <w:b/>
                  <w:bCs/>
                  <w:szCs w:val="24"/>
                </w:rPr>
                <w:t xml:space="preserve"> </w:t>
              </w:r>
              <w:r w:rsidR="00694F8A">
                <w:rPr>
                  <w:rFonts w:cs="Times New Roman"/>
                  <w:b/>
                  <w:bCs/>
                  <w:szCs w:val="24"/>
                </w:rPr>
                <w:t>colony counts</w:t>
              </w:r>
            </w:ins>
            <w:ins w:id="126" w:author="Rebecca Stevick" w:date="2019-04-14T16:10:00Z">
              <w:r w:rsidRPr="00707A12">
                <w:rPr>
                  <w:rFonts w:cs="Times New Roman"/>
                  <w:b/>
                  <w:bCs/>
                  <w:szCs w:val="24"/>
                </w:rPr>
                <w:t xml:space="preserve"> </w:t>
              </w:r>
              <w:r w:rsidRPr="00AB796C">
                <w:rPr>
                  <w:rFonts w:cs="Times New Roman"/>
                  <w:b/>
                  <w:bCs/>
                  <w:szCs w:val="24"/>
                </w:rPr>
                <w:t>&gt;</w:t>
              </w:r>
            </w:ins>
          </w:p>
        </w:tc>
      </w:tr>
      <w:tr w:rsidR="009E72AB" w14:paraId="05B2A81D" w14:textId="77777777" w:rsidTr="003E0AB3">
        <w:trPr>
          <w:ins w:id="127" w:author="Rebecca Stevick" w:date="2019-04-14T16:10:00Z"/>
        </w:trPr>
        <w:tc>
          <w:tcPr>
            <w:tcW w:w="1953" w:type="dxa"/>
            <w:tcBorders>
              <w:bottom w:val="single" w:sz="4" w:space="0" w:color="auto"/>
            </w:tcBorders>
          </w:tcPr>
          <w:p w14:paraId="38A8CD6B" w14:textId="77777777" w:rsidR="009E72AB" w:rsidRDefault="009E72AB" w:rsidP="003E0AB3">
            <w:pPr>
              <w:keepNext/>
              <w:spacing w:before="0" w:after="0" w:line="276" w:lineRule="auto"/>
              <w:rPr>
                <w:ins w:id="128" w:author="Rebecca Stevick" w:date="2019-04-14T16:10:00Z"/>
                <w:rFonts w:cs="Times New Roman"/>
                <w:b/>
                <w:szCs w:val="24"/>
              </w:rPr>
            </w:pPr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3EDD44EF" w14:textId="77777777" w:rsidR="009E72AB" w:rsidRDefault="009E72AB" w:rsidP="003E0AB3">
            <w:pPr>
              <w:keepNext/>
              <w:spacing w:before="0" w:after="0" w:line="276" w:lineRule="auto"/>
              <w:rPr>
                <w:ins w:id="129" w:author="Rebecca Stevick" w:date="2019-04-14T16:10:00Z"/>
                <w:rFonts w:cs="Times New Roman"/>
                <w:b/>
                <w:szCs w:val="24"/>
              </w:rPr>
            </w:pPr>
            <w:ins w:id="130" w:author="Rebecca Stevick" w:date="2019-04-14T16:10:00Z">
              <w:r>
                <w:rPr>
                  <w:rFonts w:cs="Times New Roman"/>
                  <w:b/>
                  <w:szCs w:val="24"/>
                </w:rPr>
                <w:t>DF</w:t>
              </w:r>
            </w:ins>
          </w:p>
        </w:tc>
        <w:tc>
          <w:tcPr>
            <w:tcW w:w="1953" w:type="dxa"/>
            <w:tcBorders>
              <w:bottom w:val="single" w:sz="4" w:space="0" w:color="auto"/>
            </w:tcBorders>
          </w:tcPr>
          <w:p w14:paraId="49AA4E1B" w14:textId="77777777" w:rsidR="009E72AB" w:rsidRDefault="009E72AB" w:rsidP="003E0AB3">
            <w:pPr>
              <w:keepNext/>
              <w:spacing w:before="0" w:after="0" w:line="276" w:lineRule="auto"/>
              <w:rPr>
                <w:ins w:id="131" w:author="Rebecca Stevick" w:date="2019-04-14T16:10:00Z"/>
                <w:rFonts w:cs="Times New Roman"/>
                <w:b/>
                <w:szCs w:val="24"/>
              </w:rPr>
            </w:pPr>
            <w:ins w:id="132" w:author="Rebecca Stevick" w:date="2019-04-14T16:10:00Z">
              <w:r>
                <w:rPr>
                  <w:rFonts w:cs="Times New Roman"/>
                  <w:b/>
                  <w:szCs w:val="24"/>
                </w:rPr>
                <w:t>Chi-Squared</w:t>
              </w:r>
            </w:ins>
          </w:p>
        </w:tc>
        <w:tc>
          <w:tcPr>
            <w:tcW w:w="1954" w:type="dxa"/>
            <w:tcBorders>
              <w:bottom w:val="single" w:sz="4" w:space="0" w:color="auto"/>
            </w:tcBorders>
          </w:tcPr>
          <w:p w14:paraId="25832E03" w14:textId="77777777" w:rsidR="009E72AB" w:rsidRDefault="009E72AB" w:rsidP="003E0AB3">
            <w:pPr>
              <w:keepNext/>
              <w:spacing w:before="0" w:after="0" w:line="276" w:lineRule="auto"/>
              <w:rPr>
                <w:ins w:id="133" w:author="Rebecca Stevick" w:date="2019-04-14T16:10:00Z"/>
                <w:rFonts w:cs="Times New Roman"/>
                <w:b/>
                <w:szCs w:val="24"/>
              </w:rPr>
            </w:pPr>
            <w:ins w:id="134" w:author="Rebecca Stevick" w:date="2019-04-14T16:10:00Z">
              <w:r>
                <w:rPr>
                  <w:rFonts w:cs="Times New Roman"/>
                  <w:b/>
                  <w:szCs w:val="24"/>
                </w:rPr>
                <w:t>P value</w:t>
              </w:r>
            </w:ins>
          </w:p>
        </w:tc>
        <w:tc>
          <w:tcPr>
            <w:tcW w:w="1007" w:type="dxa"/>
            <w:tcBorders>
              <w:bottom w:val="single" w:sz="4" w:space="0" w:color="auto"/>
            </w:tcBorders>
          </w:tcPr>
          <w:p w14:paraId="3488F884" w14:textId="77777777" w:rsidR="009E72AB" w:rsidRDefault="009E72AB" w:rsidP="003E0AB3">
            <w:pPr>
              <w:keepNext/>
              <w:spacing w:before="0" w:after="0" w:line="276" w:lineRule="auto"/>
              <w:rPr>
                <w:ins w:id="135" w:author="Rebecca Stevick" w:date="2019-04-14T16:10:00Z"/>
                <w:rFonts w:cs="Times New Roman"/>
                <w:b/>
                <w:szCs w:val="24"/>
              </w:rPr>
            </w:pPr>
          </w:p>
        </w:tc>
      </w:tr>
      <w:tr w:rsidR="009E72AB" w:rsidRPr="00934AB7" w14:paraId="4491F89E" w14:textId="77777777" w:rsidTr="001C28C1">
        <w:trPr>
          <w:ins w:id="136" w:author="Rebecca Stevick" w:date="2019-04-14T16:10:00Z"/>
        </w:trPr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31E810F1" w14:textId="77777777" w:rsidR="009E72AB" w:rsidRPr="00934AB7" w:rsidRDefault="009E72AB" w:rsidP="003E0AB3">
            <w:pPr>
              <w:keepNext/>
              <w:spacing w:before="0" w:after="0" w:line="276" w:lineRule="auto"/>
              <w:rPr>
                <w:ins w:id="137" w:author="Rebecca Stevick" w:date="2019-04-14T16:10:00Z"/>
                <w:rFonts w:cs="Times New Roman"/>
                <w:szCs w:val="24"/>
              </w:rPr>
            </w:pPr>
            <w:ins w:id="138" w:author="Rebecca Stevick" w:date="2019-04-14T16:10:00Z">
              <w:r>
                <w:rPr>
                  <w:rFonts w:cs="Times New Roman"/>
                  <w:szCs w:val="24"/>
                </w:rPr>
                <w:t>Day</w:t>
              </w:r>
            </w:ins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2EDEAE11" w14:textId="77777777" w:rsidR="009E72AB" w:rsidRPr="00934AB7" w:rsidRDefault="009E72AB" w:rsidP="003E0AB3">
            <w:pPr>
              <w:keepNext/>
              <w:spacing w:before="0" w:after="0" w:line="276" w:lineRule="auto"/>
              <w:rPr>
                <w:ins w:id="139" w:author="Rebecca Stevick" w:date="2019-04-14T16:10:00Z"/>
                <w:rFonts w:cs="Times New Roman"/>
                <w:szCs w:val="24"/>
              </w:rPr>
            </w:pPr>
            <w:ins w:id="140" w:author="Rebecca Stevick" w:date="2019-04-14T16:10:00Z">
              <w:r>
                <w:rPr>
                  <w:rFonts w:cs="Times New Roman"/>
                  <w:szCs w:val="24"/>
                </w:rPr>
                <w:t>1</w:t>
              </w:r>
            </w:ins>
          </w:p>
        </w:tc>
        <w:tc>
          <w:tcPr>
            <w:tcW w:w="1953" w:type="dxa"/>
            <w:tcBorders>
              <w:top w:val="single" w:sz="4" w:space="0" w:color="auto"/>
              <w:bottom w:val="nil"/>
            </w:tcBorders>
          </w:tcPr>
          <w:p w14:paraId="2FC884B7" w14:textId="59E39582" w:rsidR="009E72AB" w:rsidRPr="00934AB7" w:rsidRDefault="00532CFC" w:rsidP="003E0AB3">
            <w:pPr>
              <w:keepNext/>
              <w:spacing w:before="0" w:after="0" w:line="276" w:lineRule="auto"/>
              <w:rPr>
                <w:ins w:id="141" w:author="Rebecca Stevick" w:date="2019-04-14T16:10:00Z"/>
                <w:rFonts w:cs="Times New Roman"/>
                <w:szCs w:val="24"/>
              </w:rPr>
            </w:pPr>
            <w:ins w:id="142" w:author="Rebecca Stevick" w:date="2019-04-14T16:23:00Z">
              <w:r>
                <w:rPr>
                  <w:rFonts w:cs="Times New Roman"/>
                  <w:szCs w:val="24"/>
                </w:rPr>
                <w:t>2.0989</w:t>
              </w:r>
            </w:ins>
          </w:p>
        </w:tc>
        <w:tc>
          <w:tcPr>
            <w:tcW w:w="1954" w:type="dxa"/>
            <w:tcBorders>
              <w:top w:val="single" w:sz="4" w:space="0" w:color="auto"/>
              <w:bottom w:val="nil"/>
            </w:tcBorders>
          </w:tcPr>
          <w:p w14:paraId="3A981F59" w14:textId="7F4AD85F" w:rsidR="009E72AB" w:rsidRPr="00934AB7" w:rsidRDefault="00532CFC" w:rsidP="003E0AB3">
            <w:pPr>
              <w:keepNext/>
              <w:spacing w:before="0" w:after="0" w:line="276" w:lineRule="auto"/>
              <w:rPr>
                <w:ins w:id="143" w:author="Rebecca Stevick" w:date="2019-04-14T16:10:00Z"/>
                <w:rFonts w:cs="Times New Roman"/>
                <w:szCs w:val="24"/>
              </w:rPr>
            </w:pPr>
            <w:ins w:id="144" w:author="Rebecca Stevick" w:date="2019-04-14T16:23:00Z">
              <w:r>
                <w:rPr>
                  <w:rFonts w:cs="Times New Roman"/>
                  <w:szCs w:val="24"/>
                </w:rPr>
                <w:t>0.1474</w:t>
              </w:r>
            </w:ins>
          </w:p>
        </w:tc>
        <w:tc>
          <w:tcPr>
            <w:tcW w:w="1007" w:type="dxa"/>
            <w:tcBorders>
              <w:top w:val="single" w:sz="4" w:space="0" w:color="auto"/>
              <w:bottom w:val="nil"/>
            </w:tcBorders>
          </w:tcPr>
          <w:p w14:paraId="78F75C04" w14:textId="7EB1F1E7" w:rsidR="009E72AB" w:rsidRPr="00934AB7" w:rsidRDefault="009E72AB" w:rsidP="003E0AB3">
            <w:pPr>
              <w:keepNext/>
              <w:spacing w:before="0" w:after="0" w:line="276" w:lineRule="auto"/>
              <w:rPr>
                <w:ins w:id="145" w:author="Rebecca Stevick" w:date="2019-04-14T16:10:00Z"/>
                <w:rFonts w:cs="Times New Roman"/>
                <w:szCs w:val="24"/>
              </w:rPr>
            </w:pPr>
          </w:p>
        </w:tc>
      </w:tr>
      <w:tr w:rsidR="001E3CC8" w:rsidRPr="00934AB7" w14:paraId="6B2E1ABE" w14:textId="77777777" w:rsidTr="001C28C1">
        <w:trPr>
          <w:ins w:id="146" w:author="Rebecca Stevick" w:date="2019-04-14T16:22:00Z"/>
        </w:trPr>
        <w:tc>
          <w:tcPr>
            <w:tcW w:w="1953" w:type="dxa"/>
            <w:tcBorders>
              <w:top w:val="nil"/>
              <w:bottom w:val="nil"/>
            </w:tcBorders>
          </w:tcPr>
          <w:p w14:paraId="6D11108C" w14:textId="215C0669" w:rsidR="001E3CC8" w:rsidRDefault="001E3CC8" w:rsidP="003E0AB3">
            <w:pPr>
              <w:keepNext/>
              <w:spacing w:before="0" w:after="0" w:line="276" w:lineRule="auto"/>
              <w:rPr>
                <w:ins w:id="147" w:author="Rebecca Stevick" w:date="2019-04-14T16:22:00Z"/>
                <w:rFonts w:cs="Times New Roman"/>
                <w:szCs w:val="24"/>
              </w:rPr>
            </w:pPr>
            <w:ins w:id="148" w:author="Rebecca Stevick" w:date="2019-04-14T16:22:00Z">
              <w:r>
                <w:rPr>
                  <w:rFonts w:cs="Times New Roman"/>
                  <w:szCs w:val="24"/>
                </w:rPr>
                <w:t xml:space="preserve">   Control by Day</w:t>
              </w:r>
            </w:ins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42B4C00C" w14:textId="0FAD0042" w:rsidR="001E3CC8" w:rsidRDefault="004E08D0" w:rsidP="003E0AB3">
            <w:pPr>
              <w:keepNext/>
              <w:spacing w:before="0" w:after="0" w:line="276" w:lineRule="auto"/>
              <w:rPr>
                <w:ins w:id="149" w:author="Rebecca Stevick" w:date="2019-04-14T16:22:00Z"/>
                <w:rFonts w:cs="Times New Roman"/>
                <w:szCs w:val="24"/>
              </w:rPr>
            </w:pPr>
            <w:ins w:id="150" w:author="Rebecca Stevick" w:date="2019-04-14T16:24:00Z">
              <w:r>
                <w:rPr>
                  <w:rFonts w:cs="Times New Roman"/>
                  <w:szCs w:val="24"/>
                </w:rPr>
                <w:t>1</w:t>
              </w:r>
            </w:ins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2B387509" w14:textId="414F062F" w:rsidR="001E3CC8" w:rsidRPr="00934AB7" w:rsidRDefault="004E08D0" w:rsidP="003E0AB3">
            <w:pPr>
              <w:keepNext/>
              <w:spacing w:before="0" w:after="0" w:line="276" w:lineRule="auto"/>
              <w:rPr>
                <w:ins w:id="151" w:author="Rebecca Stevick" w:date="2019-04-14T16:22:00Z"/>
                <w:rFonts w:cs="Times New Roman"/>
                <w:szCs w:val="24"/>
              </w:rPr>
            </w:pPr>
            <w:ins w:id="152" w:author="Rebecca Stevick" w:date="2019-04-14T16:24:00Z">
              <w:r>
                <w:rPr>
                  <w:rFonts w:cs="Times New Roman"/>
                  <w:szCs w:val="24"/>
                </w:rPr>
                <w:t>3.9706</w:t>
              </w:r>
            </w:ins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2FEEAA98" w14:textId="677B1AA3" w:rsidR="001E3CC8" w:rsidRPr="00934AB7" w:rsidRDefault="004E08D0" w:rsidP="003E0AB3">
            <w:pPr>
              <w:keepNext/>
              <w:spacing w:before="0" w:after="0" w:line="276" w:lineRule="auto"/>
              <w:rPr>
                <w:ins w:id="153" w:author="Rebecca Stevick" w:date="2019-04-14T16:22:00Z"/>
                <w:rFonts w:cs="Times New Roman"/>
                <w:szCs w:val="24"/>
              </w:rPr>
            </w:pPr>
            <w:ins w:id="154" w:author="Rebecca Stevick" w:date="2019-04-14T16:24:00Z">
              <w:r>
                <w:rPr>
                  <w:rFonts w:cs="Times New Roman"/>
                  <w:szCs w:val="24"/>
                </w:rPr>
                <w:t>0.0463</w:t>
              </w:r>
            </w:ins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72135844" w14:textId="6998A2A3" w:rsidR="001E3CC8" w:rsidRPr="00934AB7" w:rsidRDefault="00251A08" w:rsidP="003E0AB3">
            <w:pPr>
              <w:keepNext/>
              <w:spacing w:before="0" w:after="0" w:line="276" w:lineRule="auto"/>
              <w:rPr>
                <w:ins w:id="155" w:author="Rebecca Stevick" w:date="2019-04-14T16:22:00Z"/>
                <w:rFonts w:cs="Times New Roman"/>
                <w:szCs w:val="24"/>
              </w:rPr>
            </w:pPr>
            <w:ins w:id="156" w:author="Rebecca Stevick" w:date="2019-04-14T16:25:00Z">
              <w:r>
                <w:rPr>
                  <w:rFonts w:cs="Times New Roman"/>
                  <w:szCs w:val="24"/>
                </w:rPr>
                <w:t>*</w:t>
              </w:r>
            </w:ins>
          </w:p>
        </w:tc>
      </w:tr>
      <w:tr w:rsidR="001E3CC8" w:rsidRPr="00934AB7" w14:paraId="76832FB2" w14:textId="77777777" w:rsidTr="001E3CC8">
        <w:trPr>
          <w:ins w:id="157" w:author="Rebecca Stevick" w:date="2019-04-14T16:22:00Z"/>
        </w:trPr>
        <w:tc>
          <w:tcPr>
            <w:tcW w:w="1953" w:type="dxa"/>
            <w:tcBorders>
              <w:top w:val="nil"/>
              <w:bottom w:val="nil"/>
            </w:tcBorders>
          </w:tcPr>
          <w:p w14:paraId="68772316" w14:textId="38AE3D57" w:rsidR="001E3CC8" w:rsidRDefault="001E3CC8" w:rsidP="003E0AB3">
            <w:pPr>
              <w:keepNext/>
              <w:spacing w:before="0" w:after="0" w:line="276" w:lineRule="auto"/>
              <w:rPr>
                <w:ins w:id="158" w:author="Rebecca Stevick" w:date="2019-04-14T16:22:00Z"/>
                <w:rFonts w:cs="Times New Roman"/>
                <w:szCs w:val="24"/>
              </w:rPr>
            </w:pPr>
            <w:ins w:id="159" w:author="Rebecca Stevick" w:date="2019-04-14T16:22:00Z">
              <w:r>
                <w:rPr>
                  <w:rFonts w:cs="Times New Roman"/>
                  <w:szCs w:val="24"/>
                </w:rPr>
                <w:t xml:space="preserve">   Treated by Day</w:t>
              </w:r>
            </w:ins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3D89E021" w14:textId="1BCD7F57" w:rsidR="001E3CC8" w:rsidRDefault="00A95C77" w:rsidP="003E0AB3">
            <w:pPr>
              <w:keepNext/>
              <w:spacing w:before="0" w:after="0" w:line="276" w:lineRule="auto"/>
              <w:rPr>
                <w:ins w:id="160" w:author="Rebecca Stevick" w:date="2019-04-14T16:22:00Z"/>
                <w:rFonts w:cs="Times New Roman"/>
                <w:szCs w:val="24"/>
              </w:rPr>
            </w:pPr>
            <w:ins w:id="161" w:author="Rebecca Stevick" w:date="2019-04-14T16:23:00Z">
              <w:r>
                <w:rPr>
                  <w:rFonts w:cs="Times New Roman"/>
                  <w:szCs w:val="24"/>
                </w:rPr>
                <w:t>1</w:t>
              </w:r>
            </w:ins>
          </w:p>
        </w:tc>
        <w:tc>
          <w:tcPr>
            <w:tcW w:w="1953" w:type="dxa"/>
            <w:tcBorders>
              <w:top w:val="nil"/>
              <w:bottom w:val="nil"/>
            </w:tcBorders>
          </w:tcPr>
          <w:p w14:paraId="6D68235C" w14:textId="6E32FC51" w:rsidR="001E3CC8" w:rsidRPr="00934AB7" w:rsidRDefault="00A95C77" w:rsidP="003E0AB3">
            <w:pPr>
              <w:keepNext/>
              <w:spacing w:before="0" w:after="0" w:line="276" w:lineRule="auto"/>
              <w:rPr>
                <w:ins w:id="162" w:author="Rebecca Stevick" w:date="2019-04-14T16:22:00Z"/>
                <w:rFonts w:cs="Times New Roman"/>
                <w:szCs w:val="24"/>
              </w:rPr>
            </w:pPr>
            <w:ins w:id="163" w:author="Rebecca Stevick" w:date="2019-04-14T16:23:00Z">
              <w:r>
                <w:rPr>
                  <w:rFonts w:cs="Times New Roman"/>
                  <w:szCs w:val="24"/>
                </w:rPr>
                <w:t>4.0909</w:t>
              </w:r>
            </w:ins>
          </w:p>
        </w:tc>
        <w:tc>
          <w:tcPr>
            <w:tcW w:w="1954" w:type="dxa"/>
            <w:tcBorders>
              <w:top w:val="nil"/>
              <w:bottom w:val="nil"/>
            </w:tcBorders>
          </w:tcPr>
          <w:p w14:paraId="4F21644D" w14:textId="07543A77" w:rsidR="001E3CC8" w:rsidRPr="00934AB7" w:rsidRDefault="00A95C77" w:rsidP="003E0AB3">
            <w:pPr>
              <w:keepNext/>
              <w:spacing w:before="0" w:after="0" w:line="276" w:lineRule="auto"/>
              <w:rPr>
                <w:ins w:id="164" w:author="Rebecca Stevick" w:date="2019-04-14T16:22:00Z"/>
                <w:rFonts w:cs="Times New Roman"/>
                <w:szCs w:val="24"/>
              </w:rPr>
            </w:pPr>
            <w:ins w:id="165" w:author="Rebecca Stevick" w:date="2019-04-14T16:23:00Z">
              <w:r>
                <w:rPr>
                  <w:rFonts w:cs="Times New Roman"/>
                  <w:szCs w:val="24"/>
                </w:rPr>
                <w:t>0.</w:t>
              </w:r>
            </w:ins>
            <w:ins w:id="166" w:author="Rebecca Stevick" w:date="2019-04-14T16:24:00Z">
              <w:r>
                <w:rPr>
                  <w:rFonts w:cs="Times New Roman"/>
                  <w:szCs w:val="24"/>
                </w:rPr>
                <w:t>04311</w:t>
              </w:r>
            </w:ins>
          </w:p>
        </w:tc>
        <w:tc>
          <w:tcPr>
            <w:tcW w:w="1007" w:type="dxa"/>
            <w:tcBorders>
              <w:top w:val="nil"/>
              <w:bottom w:val="nil"/>
            </w:tcBorders>
          </w:tcPr>
          <w:p w14:paraId="4F11BCC2" w14:textId="1FA441E0" w:rsidR="001E3CC8" w:rsidRPr="00934AB7" w:rsidRDefault="00251A08" w:rsidP="003E0AB3">
            <w:pPr>
              <w:keepNext/>
              <w:spacing w:before="0" w:after="0" w:line="276" w:lineRule="auto"/>
              <w:rPr>
                <w:ins w:id="167" w:author="Rebecca Stevick" w:date="2019-04-14T16:22:00Z"/>
                <w:rFonts w:cs="Times New Roman"/>
                <w:szCs w:val="24"/>
              </w:rPr>
            </w:pPr>
            <w:ins w:id="168" w:author="Rebecca Stevick" w:date="2019-04-14T16:25:00Z">
              <w:r>
                <w:rPr>
                  <w:rFonts w:cs="Times New Roman"/>
                  <w:szCs w:val="24"/>
                </w:rPr>
                <w:t>*</w:t>
              </w:r>
            </w:ins>
          </w:p>
        </w:tc>
      </w:tr>
      <w:tr w:rsidR="009E72AB" w:rsidRPr="00934AB7" w14:paraId="73477D6C" w14:textId="77777777" w:rsidTr="003E0AB3">
        <w:trPr>
          <w:ins w:id="169" w:author="Rebecca Stevick" w:date="2019-04-14T16:10:00Z"/>
        </w:trPr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2EFBA648" w14:textId="77777777" w:rsidR="009E72AB" w:rsidRDefault="009E72AB" w:rsidP="003E0AB3">
            <w:pPr>
              <w:keepNext/>
              <w:spacing w:before="0" w:after="0" w:line="276" w:lineRule="auto"/>
              <w:rPr>
                <w:ins w:id="170" w:author="Rebecca Stevick" w:date="2019-04-14T16:10:00Z"/>
                <w:rFonts w:cs="Times New Roman"/>
                <w:szCs w:val="24"/>
              </w:rPr>
            </w:pPr>
            <w:ins w:id="171" w:author="Rebecca Stevick" w:date="2019-04-14T16:10:00Z">
              <w:r>
                <w:rPr>
                  <w:rFonts w:cs="Times New Roman"/>
                  <w:szCs w:val="24"/>
                </w:rPr>
                <w:t>Treatment</w:t>
              </w:r>
            </w:ins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0726ECAE" w14:textId="77777777" w:rsidR="009E72AB" w:rsidRPr="00934AB7" w:rsidRDefault="009E72AB" w:rsidP="003E0AB3">
            <w:pPr>
              <w:keepNext/>
              <w:spacing w:before="0" w:after="0" w:line="276" w:lineRule="auto"/>
              <w:rPr>
                <w:ins w:id="172" w:author="Rebecca Stevick" w:date="2019-04-14T16:10:00Z"/>
                <w:rFonts w:cs="Times New Roman"/>
                <w:szCs w:val="24"/>
              </w:rPr>
            </w:pPr>
            <w:ins w:id="173" w:author="Rebecca Stevick" w:date="2019-04-14T16:10:00Z">
              <w:r>
                <w:rPr>
                  <w:rFonts w:cs="Times New Roman"/>
                  <w:szCs w:val="24"/>
                </w:rPr>
                <w:t>1</w:t>
              </w:r>
            </w:ins>
          </w:p>
        </w:tc>
        <w:tc>
          <w:tcPr>
            <w:tcW w:w="1953" w:type="dxa"/>
            <w:tcBorders>
              <w:top w:val="nil"/>
              <w:bottom w:val="single" w:sz="4" w:space="0" w:color="auto"/>
            </w:tcBorders>
          </w:tcPr>
          <w:p w14:paraId="7B527E7D" w14:textId="21B4F149" w:rsidR="009E72AB" w:rsidRPr="00934AB7" w:rsidRDefault="00F82A82" w:rsidP="003E0AB3">
            <w:pPr>
              <w:keepNext/>
              <w:spacing w:before="0" w:after="0" w:line="276" w:lineRule="auto"/>
              <w:rPr>
                <w:ins w:id="174" w:author="Rebecca Stevick" w:date="2019-04-14T16:10:00Z"/>
                <w:rFonts w:cs="Times New Roman"/>
                <w:szCs w:val="24"/>
              </w:rPr>
            </w:pPr>
            <w:ins w:id="175" w:author="Rebecca Stevick" w:date="2019-04-14T16:24:00Z">
              <w:r>
                <w:rPr>
                  <w:rFonts w:cs="Times New Roman"/>
                  <w:szCs w:val="24"/>
                </w:rPr>
                <w:t>8.3958</w:t>
              </w:r>
            </w:ins>
          </w:p>
        </w:tc>
        <w:tc>
          <w:tcPr>
            <w:tcW w:w="1954" w:type="dxa"/>
            <w:tcBorders>
              <w:top w:val="nil"/>
              <w:bottom w:val="single" w:sz="4" w:space="0" w:color="auto"/>
            </w:tcBorders>
          </w:tcPr>
          <w:p w14:paraId="26CB72DA" w14:textId="58E22312" w:rsidR="009E72AB" w:rsidRPr="00934AB7" w:rsidRDefault="00F82A82" w:rsidP="003E0AB3">
            <w:pPr>
              <w:keepNext/>
              <w:spacing w:before="0" w:after="0" w:line="276" w:lineRule="auto"/>
              <w:rPr>
                <w:ins w:id="176" w:author="Rebecca Stevick" w:date="2019-04-14T16:10:00Z"/>
                <w:rFonts w:cs="Times New Roman"/>
                <w:szCs w:val="24"/>
              </w:rPr>
            </w:pPr>
            <w:ins w:id="177" w:author="Rebecca Stevick" w:date="2019-04-14T16:24:00Z">
              <w:r>
                <w:rPr>
                  <w:rFonts w:cs="Times New Roman"/>
                  <w:szCs w:val="24"/>
                </w:rPr>
                <w:t>0.003761</w:t>
              </w:r>
            </w:ins>
          </w:p>
        </w:tc>
        <w:tc>
          <w:tcPr>
            <w:tcW w:w="1007" w:type="dxa"/>
            <w:tcBorders>
              <w:top w:val="nil"/>
              <w:bottom w:val="single" w:sz="4" w:space="0" w:color="auto"/>
            </w:tcBorders>
          </w:tcPr>
          <w:p w14:paraId="6601EF55" w14:textId="760502F9" w:rsidR="009E72AB" w:rsidRPr="00934AB7" w:rsidRDefault="00251A08" w:rsidP="003E0AB3">
            <w:pPr>
              <w:keepNext/>
              <w:spacing w:before="0" w:after="0" w:line="276" w:lineRule="auto"/>
              <w:rPr>
                <w:ins w:id="178" w:author="Rebecca Stevick" w:date="2019-04-14T16:10:00Z"/>
                <w:rFonts w:cs="Times New Roman"/>
                <w:szCs w:val="24"/>
              </w:rPr>
            </w:pPr>
            <w:ins w:id="179" w:author="Rebecca Stevick" w:date="2019-04-14T16:25:00Z">
              <w:r>
                <w:rPr>
                  <w:rFonts w:cs="Times New Roman"/>
                  <w:szCs w:val="24"/>
                </w:rPr>
                <w:t>**</w:t>
              </w:r>
            </w:ins>
          </w:p>
        </w:tc>
      </w:tr>
    </w:tbl>
    <w:p w14:paraId="7D20F606" w14:textId="199B044D" w:rsidR="00254145" w:rsidRPr="001549D3" w:rsidRDefault="00213964" w:rsidP="006F3F1A">
      <w:pPr>
        <w:spacing w:before="240"/>
      </w:pPr>
      <w:ins w:id="180" w:author="Rebecca Stevick" w:date="2019-04-15T11:29:00Z">
        <w:r>
          <w:t xml:space="preserve"> </w:t>
        </w:r>
      </w:ins>
      <w:bookmarkStart w:id="181" w:name="_GoBack"/>
      <w:bookmarkEnd w:id="181"/>
    </w:p>
    <w:sectPr w:rsidR="00254145" w:rsidRPr="001549D3" w:rsidSect="0093429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pgSz w:w="12240" w:h="15840"/>
      <w:pgMar w:top="1138" w:right="1181" w:bottom="1138" w:left="128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FA7C87" w14:textId="77777777" w:rsidR="002A07CD" w:rsidRDefault="002A07CD" w:rsidP="00117666">
      <w:pPr>
        <w:spacing w:after="0"/>
      </w:pPr>
      <w:r>
        <w:separator/>
      </w:r>
    </w:p>
  </w:endnote>
  <w:endnote w:type="continuationSeparator" w:id="0">
    <w:p w14:paraId="68544770" w14:textId="77777777" w:rsidR="002A07CD" w:rsidRDefault="002A07CD" w:rsidP="001176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E07FE" w14:textId="77777777" w:rsidR="003E0AB3" w:rsidRPr="00577C4C" w:rsidRDefault="003E0AB3">
    <w:pPr>
      <w:rPr>
        <w:color w:val="C0000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C1F4746" wp14:editId="36FE300E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13271AB" w14:textId="77777777" w:rsidR="003E0AB3" w:rsidRPr="00577C4C" w:rsidRDefault="003E0AB3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000000" w:themeColor="text1"/>
                              <w:szCs w:val="40"/>
                            </w:rPr>
                            <w:t>2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1F474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" filled="f" stroked="f" strokeweight=".5pt">
              <v:textbox style="mso-fit-shape-to-text:t">
                <w:txbxContent>
                  <w:p w14:paraId="413271AB" w14:textId="77777777" w:rsidR="00255322" w:rsidRPr="00577C4C" w:rsidRDefault="00255322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>
                      <w:rPr>
                        <w:noProof/>
                        <w:color w:val="000000" w:themeColor="text1"/>
                        <w:szCs w:val="40"/>
                      </w:rPr>
                      <w:t>2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0A702" w14:textId="77777777" w:rsidR="003E0AB3" w:rsidRPr="00577C4C" w:rsidRDefault="003E0AB3">
    <w:pPr>
      <w:rPr>
        <w:b/>
        <w:sz w:val="2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50866AF1" wp14:editId="4FC181EE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C2651A8" w14:textId="77777777" w:rsidR="003E0AB3" w:rsidRPr="00577C4C" w:rsidRDefault="003E0AB3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000000" w:themeColor="text1"/>
                              <w:szCs w:val="40"/>
                            </w:rPr>
                            <w:t>3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866AF1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8" type="#_x0000_t202" style="position:absolute;margin-left:67.6pt;margin-top:0;width:118.8pt;height:31.15pt;z-index: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    <v:textbox style="mso-fit-shape-to-text:t">
                <w:txbxContent>
                  <w:p w14:paraId="6C2651A8" w14:textId="77777777" w:rsidR="00255322" w:rsidRPr="00577C4C" w:rsidRDefault="00255322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>
                      <w:rPr>
                        <w:noProof/>
                        <w:color w:val="000000" w:themeColor="text1"/>
                        <w:szCs w:val="40"/>
                      </w:rPr>
                      <w:t>3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CBDCE4" w14:textId="77777777" w:rsidR="002A07CD" w:rsidRDefault="002A07CD" w:rsidP="00117666">
      <w:pPr>
        <w:spacing w:after="0"/>
      </w:pPr>
      <w:r>
        <w:separator/>
      </w:r>
    </w:p>
  </w:footnote>
  <w:footnote w:type="continuationSeparator" w:id="0">
    <w:p w14:paraId="1FEEC101" w14:textId="77777777" w:rsidR="002A07CD" w:rsidRDefault="002A07CD" w:rsidP="001176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31B177" w14:textId="77777777" w:rsidR="003E0AB3" w:rsidRPr="009151AA" w:rsidRDefault="003E0AB3">
    <w:pPr>
      <w:rPr>
        <w:rFonts w:cs="Times New Roman"/>
      </w:rPr>
    </w:pPr>
    <w:r w:rsidRPr="009151AA">
      <w:rPr>
        <w:rFonts w:cs="Times New Roman"/>
      </w:rPr>
      <w:ptab w:relativeTo="margin" w:alignment="center" w:leader="none"/>
    </w:r>
    <w:r w:rsidRPr="009151AA">
      <w:rPr>
        <w:rFonts w:cs="Times New Roman"/>
      </w:rPr>
      <w:ptab w:relativeTo="margin" w:alignment="right" w:leader="none"/>
    </w:r>
    <w:r w:rsidRPr="009151AA">
      <w:rPr>
        <w:rFonts w:cs="Times New Roman"/>
      </w:rPr>
      <w:t>Supplementary Material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11C19" w14:textId="5CEFA2F7" w:rsidR="003E0AB3" w:rsidRPr="00E27354" w:rsidRDefault="003E0AB3" w:rsidP="00E27354">
    <w:pPr>
      <w:rPr>
        <w:rFonts w:cs="Times New Roman"/>
      </w:rPr>
    </w:pPr>
    <w:r w:rsidRPr="009151AA">
      <w:rPr>
        <w:rFonts w:cs="Times New Roman"/>
      </w:rPr>
      <w:ptab w:relativeTo="margin" w:alignment="center" w:leader="none"/>
    </w:r>
    <w:r w:rsidRPr="009151AA">
      <w:rPr>
        <w:rFonts w:cs="Times New Roman"/>
      </w:rPr>
      <w:ptab w:relativeTo="margin" w:alignment="right" w:leader="none"/>
    </w:r>
    <w:r w:rsidRPr="009151AA">
      <w:rPr>
        <w:rFonts w:cs="Times New Roman"/>
      </w:rPr>
      <w:t>Supplementary Material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76D1B8" w14:textId="77777777" w:rsidR="003E0AB3" w:rsidRDefault="003E0AB3" w:rsidP="0093429D">
    <w:r w:rsidRPr="005A1D84">
      <w:rPr>
        <w:b/>
        <w:noProof/>
        <w:color w:val="A6A6A6" w:themeColor="background1" w:themeShade="A6"/>
        <w:lang w:val="en-GB" w:eastAsia="en-GB"/>
      </w:rPr>
      <w:drawing>
        <wp:inline distT="0" distB="0" distL="0" distR="0" wp14:anchorId="4DA27442" wp14:editId="6C52D7EC">
          <wp:extent cx="1382534" cy="497091"/>
          <wp:effectExtent l="0" t="0" r="0" b="0"/>
          <wp:docPr id="6" name="Picture 6" descr="C:\Users\Elaine.Scott\Documents\LaTex\____TEST____Frontiers_LaTeX_Templates_V2.5\Frontiers LaTeX (Science, Health and Engineering) V2.5 - with Supplementary material (V1.2)\logo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laine.Scott\Documents\LaTex\____TEST____Frontiers_LaTeX_Templates_V2.5\Frontiers LaTeX (Science, Health and Engineering) V2.5 - with Supplementary material (V1.2)\logo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4909" cy="5518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7E3148">
      <w:rPr>
        <w:b/>
      </w:rPr>
      <w:ptab w:relativeTo="margin" w:alignment="center" w:leader="none"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B7666"/>
    <w:multiLevelType w:val="multilevel"/>
    <w:tmpl w:val="615EAD2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lang w:val="en-GB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DF3AB7"/>
    <w:multiLevelType w:val="hybridMultilevel"/>
    <w:tmpl w:val="8E5C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0601A"/>
    <w:multiLevelType w:val="multilevel"/>
    <w:tmpl w:val="2D740DBE"/>
    <w:styleLink w:val="Headings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3" w15:restartNumberingAfterBreak="0">
    <w:nsid w:val="225305B5"/>
    <w:multiLevelType w:val="hybridMultilevel"/>
    <w:tmpl w:val="4F8C24FA"/>
    <w:lvl w:ilvl="0" w:tplc="A9DCD718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9F1D82"/>
    <w:multiLevelType w:val="hybridMultilevel"/>
    <w:tmpl w:val="734A7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E6C4F"/>
    <w:multiLevelType w:val="hybridMultilevel"/>
    <w:tmpl w:val="E39A3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73C1D"/>
    <w:multiLevelType w:val="multilevel"/>
    <w:tmpl w:val="61DCC3B2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3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ebecca Stevick">
    <w15:presenceInfo w15:providerId="Windows Live" w15:userId="91926e4c2fe24f4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trackRevisions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5D9"/>
    <w:rsid w:val="00005CFF"/>
    <w:rsid w:val="0001436A"/>
    <w:rsid w:val="00022A6C"/>
    <w:rsid w:val="00024243"/>
    <w:rsid w:val="00027E28"/>
    <w:rsid w:val="00032E96"/>
    <w:rsid w:val="00034304"/>
    <w:rsid w:val="00035434"/>
    <w:rsid w:val="000355E7"/>
    <w:rsid w:val="000420D5"/>
    <w:rsid w:val="00050B5B"/>
    <w:rsid w:val="00052A14"/>
    <w:rsid w:val="000549B3"/>
    <w:rsid w:val="00054D48"/>
    <w:rsid w:val="0005514F"/>
    <w:rsid w:val="00061666"/>
    <w:rsid w:val="0007148F"/>
    <w:rsid w:val="0007613B"/>
    <w:rsid w:val="00076B23"/>
    <w:rsid w:val="00077D53"/>
    <w:rsid w:val="00084812"/>
    <w:rsid w:val="000863F0"/>
    <w:rsid w:val="00090F7B"/>
    <w:rsid w:val="00097C51"/>
    <w:rsid w:val="000A057A"/>
    <w:rsid w:val="000A3710"/>
    <w:rsid w:val="000A4A67"/>
    <w:rsid w:val="000B4A64"/>
    <w:rsid w:val="000B4F0B"/>
    <w:rsid w:val="000B7D5E"/>
    <w:rsid w:val="000C2A97"/>
    <w:rsid w:val="000C43BE"/>
    <w:rsid w:val="000D0A4D"/>
    <w:rsid w:val="000D1996"/>
    <w:rsid w:val="000D2D15"/>
    <w:rsid w:val="000F27F4"/>
    <w:rsid w:val="000F4804"/>
    <w:rsid w:val="0010060E"/>
    <w:rsid w:val="00105FD9"/>
    <w:rsid w:val="00107ED6"/>
    <w:rsid w:val="00117666"/>
    <w:rsid w:val="00121E85"/>
    <w:rsid w:val="001265BF"/>
    <w:rsid w:val="001267B3"/>
    <w:rsid w:val="001347F7"/>
    <w:rsid w:val="001357C5"/>
    <w:rsid w:val="0014252D"/>
    <w:rsid w:val="00147676"/>
    <w:rsid w:val="001549D3"/>
    <w:rsid w:val="00160065"/>
    <w:rsid w:val="001705FF"/>
    <w:rsid w:val="00176A4D"/>
    <w:rsid w:val="00176AC2"/>
    <w:rsid w:val="00177D84"/>
    <w:rsid w:val="00181877"/>
    <w:rsid w:val="00182577"/>
    <w:rsid w:val="00184F2D"/>
    <w:rsid w:val="001920DF"/>
    <w:rsid w:val="00195437"/>
    <w:rsid w:val="001A11AF"/>
    <w:rsid w:val="001A6683"/>
    <w:rsid w:val="001B0EB5"/>
    <w:rsid w:val="001C2543"/>
    <w:rsid w:val="001C28C1"/>
    <w:rsid w:val="001C69AF"/>
    <w:rsid w:val="001E3CC8"/>
    <w:rsid w:val="001E451F"/>
    <w:rsid w:val="002018CD"/>
    <w:rsid w:val="0020379E"/>
    <w:rsid w:val="00204112"/>
    <w:rsid w:val="00206E57"/>
    <w:rsid w:val="00212405"/>
    <w:rsid w:val="00213964"/>
    <w:rsid w:val="00223038"/>
    <w:rsid w:val="002241AF"/>
    <w:rsid w:val="00224AB7"/>
    <w:rsid w:val="00224DAD"/>
    <w:rsid w:val="00230872"/>
    <w:rsid w:val="00242486"/>
    <w:rsid w:val="002444E8"/>
    <w:rsid w:val="00244F19"/>
    <w:rsid w:val="00251A08"/>
    <w:rsid w:val="0025256E"/>
    <w:rsid w:val="002531BA"/>
    <w:rsid w:val="00254145"/>
    <w:rsid w:val="00255322"/>
    <w:rsid w:val="002614B4"/>
    <w:rsid w:val="00264578"/>
    <w:rsid w:val="002648E8"/>
    <w:rsid w:val="0026594B"/>
    <w:rsid w:val="00267D18"/>
    <w:rsid w:val="002868E2"/>
    <w:rsid w:val="002869C3"/>
    <w:rsid w:val="00287413"/>
    <w:rsid w:val="002936E4"/>
    <w:rsid w:val="00294EC1"/>
    <w:rsid w:val="002A07CD"/>
    <w:rsid w:val="002A4474"/>
    <w:rsid w:val="002A5AD9"/>
    <w:rsid w:val="002B05E0"/>
    <w:rsid w:val="002B4A57"/>
    <w:rsid w:val="002B6A78"/>
    <w:rsid w:val="002B7CD2"/>
    <w:rsid w:val="002C1C7F"/>
    <w:rsid w:val="002C2132"/>
    <w:rsid w:val="002C2D6C"/>
    <w:rsid w:val="002C2FCC"/>
    <w:rsid w:val="002C74CA"/>
    <w:rsid w:val="002D0B20"/>
    <w:rsid w:val="002D48C4"/>
    <w:rsid w:val="003010CB"/>
    <w:rsid w:val="00303FF5"/>
    <w:rsid w:val="003140A5"/>
    <w:rsid w:val="0031467C"/>
    <w:rsid w:val="00316B99"/>
    <w:rsid w:val="0032489C"/>
    <w:rsid w:val="00326D59"/>
    <w:rsid w:val="003314B1"/>
    <w:rsid w:val="003345BA"/>
    <w:rsid w:val="003354CD"/>
    <w:rsid w:val="00341741"/>
    <w:rsid w:val="00341747"/>
    <w:rsid w:val="00343B86"/>
    <w:rsid w:val="00343C27"/>
    <w:rsid w:val="00351463"/>
    <w:rsid w:val="003524D8"/>
    <w:rsid w:val="003544FB"/>
    <w:rsid w:val="00365850"/>
    <w:rsid w:val="0036745E"/>
    <w:rsid w:val="003709F2"/>
    <w:rsid w:val="00370B75"/>
    <w:rsid w:val="00384B5F"/>
    <w:rsid w:val="00386877"/>
    <w:rsid w:val="00390B7C"/>
    <w:rsid w:val="00393D87"/>
    <w:rsid w:val="003A4D2A"/>
    <w:rsid w:val="003B5ECF"/>
    <w:rsid w:val="003C276F"/>
    <w:rsid w:val="003C561E"/>
    <w:rsid w:val="003D2F2D"/>
    <w:rsid w:val="003E0AB3"/>
    <w:rsid w:val="003E3C35"/>
    <w:rsid w:val="003F08E9"/>
    <w:rsid w:val="003F1E62"/>
    <w:rsid w:val="003F7117"/>
    <w:rsid w:val="00401590"/>
    <w:rsid w:val="00402250"/>
    <w:rsid w:val="004035AC"/>
    <w:rsid w:val="00406541"/>
    <w:rsid w:val="00406AE3"/>
    <w:rsid w:val="00420879"/>
    <w:rsid w:val="0042680A"/>
    <w:rsid w:val="00435478"/>
    <w:rsid w:val="0043660A"/>
    <w:rsid w:val="00447801"/>
    <w:rsid w:val="00452E9C"/>
    <w:rsid w:val="00455148"/>
    <w:rsid w:val="00464199"/>
    <w:rsid w:val="00471B25"/>
    <w:rsid w:val="004720C4"/>
    <w:rsid w:val="004735C8"/>
    <w:rsid w:val="0048628E"/>
    <w:rsid w:val="0049242B"/>
    <w:rsid w:val="004961FF"/>
    <w:rsid w:val="004A302C"/>
    <w:rsid w:val="004B4FBB"/>
    <w:rsid w:val="004D4153"/>
    <w:rsid w:val="004D6086"/>
    <w:rsid w:val="004D699E"/>
    <w:rsid w:val="004E08D0"/>
    <w:rsid w:val="004E5277"/>
    <w:rsid w:val="004E7179"/>
    <w:rsid w:val="004F465E"/>
    <w:rsid w:val="00502C6B"/>
    <w:rsid w:val="00507851"/>
    <w:rsid w:val="00510AA7"/>
    <w:rsid w:val="00511492"/>
    <w:rsid w:val="00517A89"/>
    <w:rsid w:val="00522EDE"/>
    <w:rsid w:val="005250F2"/>
    <w:rsid w:val="00525D02"/>
    <w:rsid w:val="00530A7F"/>
    <w:rsid w:val="005320A8"/>
    <w:rsid w:val="00532CFC"/>
    <w:rsid w:val="00533C6C"/>
    <w:rsid w:val="005353FF"/>
    <w:rsid w:val="00537755"/>
    <w:rsid w:val="00541649"/>
    <w:rsid w:val="00556E25"/>
    <w:rsid w:val="0057231E"/>
    <w:rsid w:val="005771D9"/>
    <w:rsid w:val="00587A3A"/>
    <w:rsid w:val="00587DFC"/>
    <w:rsid w:val="005909DC"/>
    <w:rsid w:val="00590E57"/>
    <w:rsid w:val="00591A1E"/>
    <w:rsid w:val="00593EEA"/>
    <w:rsid w:val="005A41CB"/>
    <w:rsid w:val="005A5EEE"/>
    <w:rsid w:val="005A6A42"/>
    <w:rsid w:val="005A6B18"/>
    <w:rsid w:val="005A7317"/>
    <w:rsid w:val="005B311B"/>
    <w:rsid w:val="005B609B"/>
    <w:rsid w:val="005C44FC"/>
    <w:rsid w:val="005C719F"/>
    <w:rsid w:val="005C7A71"/>
    <w:rsid w:val="005D285C"/>
    <w:rsid w:val="005E6243"/>
    <w:rsid w:val="005F1D54"/>
    <w:rsid w:val="00600AD7"/>
    <w:rsid w:val="006010BE"/>
    <w:rsid w:val="006150A3"/>
    <w:rsid w:val="0061589B"/>
    <w:rsid w:val="00617C17"/>
    <w:rsid w:val="00617E5A"/>
    <w:rsid w:val="00617F05"/>
    <w:rsid w:val="00623411"/>
    <w:rsid w:val="006375C7"/>
    <w:rsid w:val="00637A92"/>
    <w:rsid w:val="00641388"/>
    <w:rsid w:val="00647E8A"/>
    <w:rsid w:val="00650828"/>
    <w:rsid w:val="00650D03"/>
    <w:rsid w:val="00651855"/>
    <w:rsid w:val="00654E8F"/>
    <w:rsid w:val="00660D05"/>
    <w:rsid w:val="00677689"/>
    <w:rsid w:val="006820B1"/>
    <w:rsid w:val="00683942"/>
    <w:rsid w:val="006948F3"/>
    <w:rsid w:val="00694F8A"/>
    <w:rsid w:val="006A25E9"/>
    <w:rsid w:val="006A30B9"/>
    <w:rsid w:val="006B0AAF"/>
    <w:rsid w:val="006B7B6A"/>
    <w:rsid w:val="006B7D14"/>
    <w:rsid w:val="006D0D56"/>
    <w:rsid w:val="006D17A3"/>
    <w:rsid w:val="006E57EF"/>
    <w:rsid w:val="006F3F1A"/>
    <w:rsid w:val="006F69B2"/>
    <w:rsid w:val="00701727"/>
    <w:rsid w:val="0070566C"/>
    <w:rsid w:val="007058EF"/>
    <w:rsid w:val="00705F33"/>
    <w:rsid w:val="00707A12"/>
    <w:rsid w:val="00707C60"/>
    <w:rsid w:val="00707FA0"/>
    <w:rsid w:val="007137BE"/>
    <w:rsid w:val="00714C50"/>
    <w:rsid w:val="00725A7D"/>
    <w:rsid w:val="007319A2"/>
    <w:rsid w:val="0073705E"/>
    <w:rsid w:val="00737DC3"/>
    <w:rsid w:val="00740A80"/>
    <w:rsid w:val="007435C8"/>
    <w:rsid w:val="007501BE"/>
    <w:rsid w:val="00774A18"/>
    <w:rsid w:val="0077513D"/>
    <w:rsid w:val="007821DF"/>
    <w:rsid w:val="00782D4C"/>
    <w:rsid w:val="00790BB3"/>
    <w:rsid w:val="007A302A"/>
    <w:rsid w:val="007B0860"/>
    <w:rsid w:val="007B0B1C"/>
    <w:rsid w:val="007B1570"/>
    <w:rsid w:val="007B45C3"/>
    <w:rsid w:val="007B7808"/>
    <w:rsid w:val="007C206C"/>
    <w:rsid w:val="007C496E"/>
    <w:rsid w:val="007C7805"/>
    <w:rsid w:val="007D449B"/>
    <w:rsid w:val="007D44C7"/>
    <w:rsid w:val="007D7EB0"/>
    <w:rsid w:val="007E0F6D"/>
    <w:rsid w:val="007E248F"/>
    <w:rsid w:val="007F0B80"/>
    <w:rsid w:val="007F2069"/>
    <w:rsid w:val="007F2E3C"/>
    <w:rsid w:val="007F3C0D"/>
    <w:rsid w:val="008040BC"/>
    <w:rsid w:val="008116BB"/>
    <w:rsid w:val="00817DD6"/>
    <w:rsid w:val="008248E5"/>
    <w:rsid w:val="00830F49"/>
    <w:rsid w:val="008332F6"/>
    <w:rsid w:val="008349C4"/>
    <w:rsid w:val="00844389"/>
    <w:rsid w:val="00853511"/>
    <w:rsid w:val="00853943"/>
    <w:rsid w:val="00854F8E"/>
    <w:rsid w:val="008600E4"/>
    <w:rsid w:val="00862007"/>
    <w:rsid w:val="00864F60"/>
    <w:rsid w:val="008723ED"/>
    <w:rsid w:val="00877741"/>
    <w:rsid w:val="00880E0F"/>
    <w:rsid w:val="00885156"/>
    <w:rsid w:val="00886BB9"/>
    <w:rsid w:val="00892A89"/>
    <w:rsid w:val="00893138"/>
    <w:rsid w:val="00896347"/>
    <w:rsid w:val="008966CE"/>
    <w:rsid w:val="008A1B4B"/>
    <w:rsid w:val="008B12CC"/>
    <w:rsid w:val="008B23EF"/>
    <w:rsid w:val="008B7712"/>
    <w:rsid w:val="008C0065"/>
    <w:rsid w:val="008C341F"/>
    <w:rsid w:val="008D460C"/>
    <w:rsid w:val="008D5017"/>
    <w:rsid w:val="008E2921"/>
    <w:rsid w:val="008F422F"/>
    <w:rsid w:val="008F798B"/>
    <w:rsid w:val="00910537"/>
    <w:rsid w:val="009151AA"/>
    <w:rsid w:val="009305D9"/>
    <w:rsid w:val="00930984"/>
    <w:rsid w:val="0093429D"/>
    <w:rsid w:val="00934AB7"/>
    <w:rsid w:val="00943573"/>
    <w:rsid w:val="00950C9A"/>
    <w:rsid w:val="00956FCE"/>
    <w:rsid w:val="0096053D"/>
    <w:rsid w:val="00962F8D"/>
    <w:rsid w:val="0096563B"/>
    <w:rsid w:val="00966D82"/>
    <w:rsid w:val="00970F7D"/>
    <w:rsid w:val="009856AB"/>
    <w:rsid w:val="00994A3D"/>
    <w:rsid w:val="00994C9D"/>
    <w:rsid w:val="009A0E30"/>
    <w:rsid w:val="009B133D"/>
    <w:rsid w:val="009C2B12"/>
    <w:rsid w:val="009C504A"/>
    <w:rsid w:val="009C726A"/>
    <w:rsid w:val="009D422F"/>
    <w:rsid w:val="009D677F"/>
    <w:rsid w:val="009E72AB"/>
    <w:rsid w:val="009F0CA3"/>
    <w:rsid w:val="009F7140"/>
    <w:rsid w:val="00A02CA9"/>
    <w:rsid w:val="00A0329D"/>
    <w:rsid w:val="00A14D5F"/>
    <w:rsid w:val="00A174D9"/>
    <w:rsid w:val="00A20B1C"/>
    <w:rsid w:val="00A215E5"/>
    <w:rsid w:val="00A26194"/>
    <w:rsid w:val="00A410B4"/>
    <w:rsid w:val="00A44C18"/>
    <w:rsid w:val="00A45681"/>
    <w:rsid w:val="00A528F9"/>
    <w:rsid w:val="00A55D23"/>
    <w:rsid w:val="00A659AE"/>
    <w:rsid w:val="00A667D0"/>
    <w:rsid w:val="00A6702E"/>
    <w:rsid w:val="00A67C1F"/>
    <w:rsid w:val="00A67D51"/>
    <w:rsid w:val="00A77DC5"/>
    <w:rsid w:val="00A77FD3"/>
    <w:rsid w:val="00A8586D"/>
    <w:rsid w:val="00A95C77"/>
    <w:rsid w:val="00AA0FB4"/>
    <w:rsid w:val="00AA1027"/>
    <w:rsid w:val="00AA198D"/>
    <w:rsid w:val="00AA46F6"/>
    <w:rsid w:val="00AB3336"/>
    <w:rsid w:val="00AB3B50"/>
    <w:rsid w:val="00AB6715"/>
    <w:rsid w:val="00AB6911"/>
    <w:rsid w:val="00AB796C"/>
    <w:rsid w:val="00AC046D"/>
    <w:rsid w:val="00AC54D7"/>
    <w:rsid w:val="00AC5CDF"/>
    <w:rsid w:val="00AC777E"/>
    <w:rsid w:val="00AD06E3"/>
    <w:rsid w:val="00AD4922"/>
    <w:rsid w:val="00AE2E0D"/>
    <w:rsid w:val="00AE65A3"/>
    <w:rsid w:val="00AF08B3"/>
    <w:rsid w:val="00AF317C"/>
    <w:rsid w:val="00AF34AB"/>
    <w:rsid w:val="00AF3CC1"/>
    <w:rsid w:val="00B0554C"/>
    <w:rsid w:val="00B1671E"/>
    <w:rsid w:val="00B22FFD"/>
    <w:rsid w:val="00B24633"/>
    <w:rsid w:val="00B25EB8"/>
    <w:rsid w:val="00B3686F"/>
    <w:rsid w:val="00B37F4D"/>
    <w:rsid w:val="00B473C6"/>
    <w:rsid w:val="00B54DCC"/>
    <w:rsid w:val="00B710BE"/>
    <w:rsid w:val="00B83166"/>
    <w:rsid w:val="00B9273B"/>
    <w:rsid w:val="00BA2914"/>
    <w:rsid w:val="00BC1E47"/>
    <w:rsid w:val="00BC45B7"/>
    <w:rsid w:val="00BD0D61"/>
    <w:rsid w:val="00BD4DD0"/>
    <w:rsid w:val="00BD5282"/>
    <w:rsid w:val="00BD58ED"/>
    <w:rsid w:val="00BE7288"/>
    <w:rsid w:val="00BF0A4E"/>
    <w:rsid w:val="00C053ED"/>
    <w:rsid w:val="00C076AB"/>
    <w:rsid w:val="00C16369"/>
    <w:rsid w:val="00C2139A"/>
    <w:rsid w:val="00C27CF8"/>
    <w:rsid w:val="00C333F0"/>
    <w:rsid w:val="00C376C1"/>
    <w:rsid w:val="00C42250"/>
    <w:rsid w:val="00C43759"/>
    <w:rsid w:val="00C43CC7"/>
    <w:rsid w:val="00C52A7B"/>
    <w:rsid w:val="00C56BAF"/>
    <w:rsid w:val="00C56EFE"/>
    <w:rsid w:val="00C639C7"/>
    <w:rsid w:val="00C6468E"/>
    <w:rsid w:val="00C679AA"/>
    <w:rsid w:val="00C72131"/>
    <w:rsid w:val="00C72459"/>
    <w:rsid w:val="00C75972"/>
    <w:rsid w:val="00CA2DA5"/>
    <w:rsid w:val="00CA7A4E"/>
    <w:rsid w:val="00CB23FC"/>
    <w:rsid w:val="00CB2B51"/>
    <w:rsid w:val="00CB603F"/>
    <w:rsid w:val="00CB7AE0"/>
    <w:rsid w:val="00CD066B"/>
    <w:rsid w:val="00CD59F6"/>
    <w:rsid w:val="00CD6489"/>
    <w:rsid w:val="00CE4410"/>
    <w:rsid w:val="00CE4FEE"/>
    <w:rsid w:val="00CE6C58"/>
    <w:rsid w:val="00CF113B"/>
    <w:rsid w:val="00CF5C26"/>
    <w:rsid w:val="00D0383E"/>
    <w:rsid w:val="00D04470"/>
    <w:rsid w:val="00D06439"/>
    <w:rsid w:val="00D06AB2"/>
    <w:rsid w:val="00D13C71"/>
    <w:rsid w:val="00D275E3"/>
    <w:rsid w:val="00D30B77"/>
    <w:rsid w:val="00D31073"/>
    <w:rsid w:val="00D43740"/>
    <w:rsid w:val="00D639D8"/>
    <w:rsid w:val="00D84964"/>
    <w:rsid w:val="00D8554D"/>
    <w:rsid w:val="00D87E80"/>
    <w:rsid w:val="00DA1759"/>
    <w:rsid w:val="00DB23DA"/>
    <w:rsid w:val="00DB59C3"/>
    <w:rsid w:val="00DC259A"/>
    <w:rsid w:val="00DC3CF5"/>
    <w:rsid w:val="00DC3F75"/>
    <w:rsid w:val="00DD0C4E"/>
    <w:rsid w:val="00DD3C22"/>
    <w:rsid w:val="00DD4874"/>
    <w:rsid w:val="00DD4F08"/>
    <w:rsid w:val="00DD7D7C"/>
    <w:rsid w:val="00DE23E8"/>
    <w:rsid w:val="00DF136C"/>
    <w:rsid w:val="00DF2E5E"/>
    <w:rsid w:val="00DF44DA"/>
    <w:rsid w:val="00E01FC9"/>
    <w:rsid w:val="00E052A1"/>
    <w:rsid w:val="00E06B9C"/>
    <w:rsid w:val="00E129AB"/>
    <w:rsid w:val="00E20FFE"/>
    <w:rsid w:val="00E21F53"/>
    <w:rsid w:val="00E27354"/>
    <w:rsid w:val="00E52377"/>
    <w:rsid w:val="00E55876"/>
    <w:rsid w:val="00E61A78"/>
    <w:rsid w:val="00E64E17"/>
    <w:rsid w:val="00E7114C"/>
    <w:rsid w:val="00E76112"/>
    <w:rsid w:val="00E8049B"/>
    <w:rsid w:val="00E81F2F"/>
    <w:rsid w:val="00E866C9"/>
    <w:rsid w:val="00E86B99"/>
    <w:rsid w:val="00E91B59"/>
    <w:rsid w:val="00E943D9"/>
    <w:rsid w:val="00E94D88"/>
    <w:rsid w:val="00E952F7"/>
    <w:rsid w:val="00EA3D3C"/>
    <w:rsid w:val="00EA504D"/>
    <w:rsid w:val="00EB48AF"/>
    <w:rsid w:val="00EB4FBD"/>
    <w:rsid w:val="00ED1063"/>
    <w:rsid w:val="00ED2E32"/>
    <w:rsid w:val="00EE06AE"/>
    <w:rsid w:val="00EE49D8"/>
    <w:rsid w:val="00EF07A8"/>
    <w:rsid w:val="00F040A1"/>
    <w:rsid w:val="00F0476F"/>
    <w:rsid w:val="00F214A0"/>
    <w:rsid w:val="00F24A89"/>
    <w:rsid w:val="00F26333"/>
    <w:rsid w:val="00F3264A"/>
    <w:rsid w:val="00F417D9"/>
    <w:rsid w:val="00F46900"/>
    <w:rsid w:val="00F61D89"/>
    <w:rsid w:val="00F676F5"/>
    <w:rsid w:val="00F700E9"/>
    <w:rsid w:val="00F82A82"/>
    <w:rsid w:val="00F91996"/>
    <w:rsid w:val="00FA0FFE"/>
    <w:rsid w:val="00FA2974"/>
    <w:rsid w:val="00FB01DB"/>
    <w:rsid w:val="00FB49AC"/>
    <w:rsid w:val="00FC42D2"/>
    <w:rsid w:val="00FC7B97"/>
    <w:rsid w:val="00FC7BA0"/>
    <w:rsid w:val="00FD148D"/>
    <w:rsid w:val="00FD4BF0"/>
    <w:rsid w:val="00FE5C83"/>
    <w:rsid w:val="00FF0A2C"/>
    <w:rsid w:val="00FF3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E9F867"/>
  <w15:docId w15:val="{D157A2F0-0C27-4460-A7A7-45E546F38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715"/>
    <w:pPr>
      <w:spacing w:before="120" w:after="24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ListParagraph"/>
    <w:next w:val="Normal"/>
    <w:link w:val="Heading1Char"/>
    <w:uiPriority w:val="2"/>
    <w:qFormat/>
    <w:rsid w:val="00AB6715"/>
    <w:pPr>
      <w:numPr>
        <w:numId w:val="19"/>
      </w:numPr>
      <w:spacing w:before="240"/>
      <w:contextualSpacing w:val="0"/>
      <w:outlineLvl w:val="0"/>
    </w:pPr>
    <w:rPr>
      <w:b/>
    </w:rPr>
  </w:style>
  <w:style w:type="paragraph" w:styleId="Heading2">
    <w:name w:val="heading 2"/>
    <w:basedOn w:val="Heading1"/>
    <w:next w:val="Normal"/>
    <w:link w:val="Heading2Char"/>
    <w:uiPriority w:val="2"/>
    <w:qFormat/>
    <w:rsid w:val="00AB6715"/>
    <w:pPr>
      <w:numPr>
        <w:ilvl w:val="1"/>
      </w:numPr>
      <w:spacing w:after="200"/>
      <w:outlineLvl w:val="1"/>
    </w:pPr>
  </w:style>
  <w:style w:type="paragraph" w:styleId="Heading3">
    <w:name w:val="heading 3"/>
    <w:basedOn w:val="Normal"/>
    <w:next w:val="Normal"/>
    <w:link w:val="Heading3Char"/>
    <w:uiPriority w:val="2"/>
    <w:qFormat/>
    <w:rsid w:val="00AB6715"/>
    <w:pPr>
      <w:keepNext/>
      <w:keepLines/>
      <w:numPr>
        <w:ilvl w:val="2"/>
        <w:numId w:val="19"/>
      </w:numPr>
      <w:spacing w:before="4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Heading3"/>
    <w:next w:val="Normal"/>
    <w:link w:val="Heading4Char"/>
    <w:uiPriority w:val="2"/>
    <w:qFormat/>
    <w:rsid w:val="00AB6715"/>
    <w:pPr>
      <w:numPr>
        <w:ilvl w:val="3"/>
      </w:numPr>
      <w:outlineLvl w:val="3"/>
    </w:pPr>
    <w:rPr>
      <w:iCs/>
    </w:rPr>
  </w:style>
  <w:style w:type="paragraph" w:styleId="Heading5">
    <w:name w:val="heading 5"/>
    <w:basedOn w:val="Heading4"/>
    <w:next w:val="Normal"/>
    <w:link w:val="Heading5Char"/>
    <w:uiPriority w:val="2"/>
    <w:qFormat/>
    <w:rsid w:val="00AB6715"/>
    <w:pPr>
      <w:numPr>
        <w:ilvl w:val="4"/>
      </w:num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99"/>
    <w:unhideWhenUsed/>
    <w:qFormat/>
    <w:rsid w:val="00AB6715"/>
    <w:pPr>
      <w:spacing w:before="240"/>
    </w:pPr>
    <w:rPr>
      <w:rFonts w:cs="Times New Roman"/>
      <w:b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rsid w:val="00AB6715"/>
    <w:rPr>
      <w:rFonts w:ascii="Times New Roman" w:hAnsi="Times New Roman" w:cs="Times New Roman"/>
      <w:b/>
      <w:sz w:val="24"/>
      <w:szCs w:val="24"/>
    </w:rPr>
  </w:style>
  <w:style w:type="paragraph" w:customStyle="1" w:styleId="AuthorList">
    <w:name w:val="Author List"/>
    <w:aliases w:val="Keywords,Abstract"/>
    <w:basedOn w:val="Subtitle"/>
    <w:next w:val="Normal"/>
    <w:uiPriority w:val="1"/>
    <w:qFormat/>
    <w:rsid w:val="00AB6715"/>
  </w:style>
  <w:style w:type="paragraph" w:styleId="BalloonText">
    <w:name w:val="Balloon Text"/>
    <w:basedOn w:val="Normal"/>
    <w:link w:val="BalloonTextChar"/>
    <w:uiPriority w:val="99"/>
    <w:semiHidden/>
    <w:unhideWhenUsed/>
    <w:rsid w:val="00AB671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715"/>
    <w:rPr>
      <w:rFonts w:ascii="Tahoma" w:hAnsi="Tahoma" w:cs="Tahoma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AB6715"/>
    <w:rPr>
      <w:rFonts w:ascii="Times New Roman" w:hAnsi="Times New Roman"/>
      <w:b/>
      <w:bCs/>
      <w:i/>
      <w:iCs/>
      <w:spacing w:val="5"/>
    </w:rPr>
  </w:style>
  <w:style w:type="paragraph" w:styleId="Caption">
    <w:name w:val="caption"/>
    <w:basedOn w:val="Normal"/>
    <w:next w:val="NoSpacing"/>
    <w:uiPriority w:val="35"/>
    <w:unhideWhenUsed/>
    <w:qFormat/>
    <w:rsid w:val="00AB6715"/>
    <w:pPr>
      <w:keepNext/>
    </w:pPr>
    <w:rPr>
      <w:rFonts w:cs="Times New Roman"/>
      <w:b/>
      <w:bCs/>
      <w:szCs w:val="24"/>
    </w:rPr>
  </w:style>
  <w:style w:type="paragraph" w:styleId="NoSpacing">
    <w:name w:val="No Spacing"/>
    <w:uiPriority w:val="99"/>
    <w:unhideWhenUsed/>
    <w:qFormat/>
    <w:rsid w:val="00AB6715"/>
    <w:pPr>
      <w:spacing w:after="0" w:line="240" w:lineRule="auto"/>
    </w:pPr>
    <w:rPr>
      <w:rFonts w:ascii="Times New Roman" w:hAnsi="Times New Roman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B67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67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67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6715"/>
    <w:rPr>
      <w:rFonts w:ascii="Times New Roman" w:hAnsi="Times New Roman"/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B6715"/>
    <w:rPr>
      <w:rFonts w:ascii="Times New Roman" w:hAnsi="Times New Roman"/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AB671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6715"/>
    <w:rPr>
      <w:rFonts w:ascii="Times New Roman" w:hAnsi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B6715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AB6715"/>
    <w:pPr>
      <w:tabs>
        <w:tab w:val="center" w:pos="4844"/>
        <w:tab w:val="right" w:pos="9689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B6715"/>
    <w:rPr>
      <w:rFonts w:ascii="Times New Roman" w:hAnsi="Times New Roman"/>
      <w:sz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AB671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B6715"/>
    <w:pPr>
      <w:tabs>
        <w:tab w:val="center" w:pos="4844"/>
        <w:tab w:val="right" w:pos="9689"/>
      </w:tabs>
    </w:pPr>
    <w:rPr>
      <w:b/>
    </w:rPr>
  </w:style>
  <w:style w:type="character" w:customStyle="1" w:styleId="HeaderChar">
    <w:name w:val="Header Char"/>
    <w:basedOn w:val="DefaultParagraphFont"/>
    <w:link w:val="Header"/>
    <w:uiPriority w:val="99"/>
    <w:rsid w:val="00AB6715"/>
    <w:rPr>
      <w:rFonts w:ascii="Times New Roman" w:hAnsi="Times New Roman"/>
      <w:b/>
      <w:sz w:val="24"/>
    </w:rPr>
  </w:style>
  <w:style w:type="paragraph" w:styleId="ListParagraph">
    <w:name w:val="List Paragraph"/>
    <w:basedOn w:val="Normal"/>
    <w:uiPriority w:val="3"/>
    <w:qFormat/>
    <w:rsid w:val="00AB6715"/>
    <w:pPr>
      <w:numPr>
        <w:numId w:val="13"/>
      </w:numPr>
      <w:contextualSpacing/>
    </w:pPr>
    <w:rPr>
      <w:rFonts w:eastAsia="Cambria" w:cs="Times New Roman"/>
      <w:szCs w:val="24"/>
    </w:rPr>
  </w:style>
  <w:style w:type="numbering" w:customStyle="1" w:styleId="Headings">
    <w:name w:val="Headings"/>
    <w:uiPriority w:val="99"/>
    <w:rsid w:val="00AB6715"/>
    <w:pPr>
      <w:numPr>
        <w:numId w:val="14"/>
      </w:numPr>
    </w:pPr>
  </w:style>
  <w:style w:type="character" w:styleId="Hyperlink">
    <w:name w:val="Hyperlink"/>
    <w:basedOn w:val="DefaultParagraphFont"/>
    <w:uiPriority w:val="99"/>
    <w:unhideWhenUsed/>
    <w:rsid w:val="00AB6715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unhideWhenUsed/>
    <w:rsid w:val="00AB6715"/>
    <w:rPr>
      <w:rFonts w:ascii="Times New Roman" w:hAnsi="Times New Roman"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AB6715"/>
    <w:rPr>
      <w:b/>
      <w:bCs/>
      <w:smallCaps/>
      <w:color w:val="auto"/>
      <w:spacing w:val="5"/>
    </w:rPr>
  </w:style>
  <w:style w:type="character" w:styleId="LineNumber">
    <w:name w:val="line number"/>
    <w:basedOn w:val="DefaultParagraphFont"/>
    <w:uiPriority w:val="99"/>
    <w:semiHidden/>
    <w:unhideWhenUsed/>
    <w:rsid w:val="00AB6715"/>
  </w:style>
  <w:style w:type="character" w:customStyle="1" w:styleId="Heading3Char">
    <w:name w:val="Heading 3 Char"/>
    <w:basedOn w:val="DefaultParagraphFont"/>
    <w:link w:val="Heading3"/>
    <w:uiPriority w:val="2"/>
    <w:rsid w:val="00AB671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paragraph" w:styleId="NormalWeb">
    <w:name w:val="Normal (Web)"/>
    <w:basedOn w:val="Normal"/>
    <w:uiPriority w:val="99"/>
    <w:unhideWhenUsed/>
    <w:rsid w:val="00AB6715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AB67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715"/>
    <w:rPr>
      <w:rFonts w:ascii="Times New Roman" w:hAnsi="Times New Roman"/>
      <w:i/>
      <w:iCs/>
      <w:color w:val="404040" w:themeColor="text1" w:themeTint="BF"/>
      <w:sz w:val="24"/>
    </w:rPr>
  </w:style>
  <w:style w:type="character" w:styleId="Strong">
    <w:name w:val="Strong"/>
    <w:basedOn w:val="DefaultParagraphFont"/>
    <w:uiPriority w:val="22"/>
    <w:qFormat/>
    <w:rsid w:val="00AB6715"/>
    <w:rPr>
      <w:rFonts w:ascii="Times New Roman" w:hAnsi="Times New Roman"/>
      <w:b/>
      <w:bCs/>
    </w:rPr>
  </w:style>
  <w:style w:type="character" w:styleId="SubtleEmphasis">
    <w:name w:val="Subtle Emphasis"/>
    <w:basedOn w:val="DefaultParagraphFont"/>
    <w:uiPriority w:val="19"/>
    <w:qFormat/>
    <w:rsid w:val="00AB6715"/>
    <w:rPr>
      <w:rFonts w:ascii="Times New Roman" w:hAnsi="Times New Roman"/>
      <w:i/>
      <w:iCs/>
      <w:color w:val="404040" w:themeColor="text1" w:themeTint="BF"/>
    </w:rPr>
  </w:style>
  <w:style w:type="table" w:styleId="TableGrid">
    <w:name w:val="Table Grid"/>
    <w:basedOn w:val="TableNormal"/>
    <w:uiPriority w:val="59"/>
    <w:rsid w:val="00AB6715"/>
    <w:pPr>
      <w:spacing w:after="0" w:line="240" w:lineRule="auto"/>
    </w:pPr>
    <w:rPr>
      <w:rFonts w:asciiTheme="majorHAnsi" w:hAnsiTheme="maj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AB6715"/>
    <w:pPr>
      <w:suppressLineNumbers/>
      <w:spacing w:before="240" w:after="360"/>
      <w:jc w:val="center"/>
    </w:pPr>
    <w:rPr>
      <w:rFonts w:cs="Times New Roman"/>
      <w:b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B6715"/>
    <w:rPr>
      <w:rFonts w:ascii="Times New Roman" w:hAnsi="Times New Roman" w:cs="Times New Roman"/>
      <w:b/>
      <w:sz w:val="32"/>
      <w:szCs w:val="32"/>
    </w:rPr>
  </w:style>
  <w:style w:type="paragraph" w:customStyle="1" w:styleId="SupplementaryMaterial">
    <w:name w:val="Supplementary Material"/>
    <w:basedOn w:val="Title"/>
    <w:next w:val="Title"/>
    <w:qFormat/>
    <w:rsid w:val="0001436A"/>
    <w:pPr>
      <w:spacing w:after="120"/>
    </w:pPr>
    <w:rPr>
      <w:i/>
    </w:rPr>
  </w:style>
  <w:style w:type="character" w:styleId="UnresolvedMention">
    <w:name w:val="Unresolved Mention"/>
    <w:basedOn w:val="DefaultParagraphFont"/>
    <w:uiPriority w:val="99"/>
    <w:semiHidden/>
    <w:unhideWhenUsed/>
    <w:rsid w:val="00F417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jste\Downloads\Frontiers_Word_Templates\Supplementary_Materi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4247A176-9FA6-4939-85A8-3B3BACD31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Supplementary_Material</Template>
  <TotalTime>26</TotalTime>
  <Pages>11</Pages>
  <Words>1332</Words>
  <Characters>7598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Rebecca Stevick</dc:creator>
  <cp:lastModifiedBy>Rebecca Stevick</cp:lastModifiedBy>
  <cp:revision>38</cp:revision>
  <cp:lastPrinted>2019-01-31T15:28:00Z</cp:lastPrinted>
  <dcterms:created xsi:type="dcterms:W3CDTF">2019-04-12T17:26:00Z</dcterms:created>
  <dcterms:modified xsi:type="dcterms:W3CDTF">2019-04-15T15:29:00Z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http://www.zotero.org/styles/frontiers-in-microbiology</vt:lpwstr>
  </property>
  <property fmtid="{D5CDD505-2E9C-101B-9397-08002B2CF9AE}" pid="13" name="Mendeley Recent Style Name 5_1">
    <vt:lpwstr>Frontiers in Microbiology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